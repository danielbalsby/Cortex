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A76D0" w14:textId="3A1CD876" w:rsidR="00DA019D" w:rsidRDefault="00DA019D" w:rsidP="00DA019D">
      <w:pPr>
        <w:pStyle w:val="Titel"/>
        <w:autoSpaceDE w:val="0"/>
        <w:autoSpaceDN w:val="0"/>
        <w:adjustRightInd w:val="0"/>
        <w:jc w:val="center"/>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Cortex filosofi</w:t>
      </w:r>
    </w:p>
    <w:p>
      <w:pPr>
        <w:pStyle w:val="Undertitel"/>
        <w:jc w:val="center"/>
      </w:pPr>
      <w:r>
        <w:rPr>
          <w:rFonts w:ascii="Aptos" w:hAnsi="Aptos"/>
          <w:i/>
          <w:color w:val="52606D"/>
          <w:sz w:val="26"/>
        </w:rPr>
        <w:t>Et filosofisk og klinisk fundament for kognitiv støtte i almen praksis</w:t>
      </w:r>
    </w:p>
    <w:p>
      <w:commentRangeStart w:id="0"/>
      <w:pPr>
        <w:pStyle w:val="Part"/>
        <w:shd w:fill="15324A"/>
        <w:ind w:left="240" w:right="240"/>
      </w:pPr>
      <w:r>
        <w:rPr>
          <w:rFonts w:ascii="Aptos" w:hAnsi="Aptos"/>
          <w:b/>
          <w:color w:val="FFFFFF"/>
          <w:sz w:val="48"/>
        </w:rPr>
        <w:t>DEL I  ·  ALMEN PRAKSIS SOM BESLUTNINGSFAG</w:t>
      </w:r>
      <w:commentRangeEnd w:id="0"/>
      <w:r>
        <w:commentReference w:id="0"/>
      </w:r>
    </w:p>
    <w:p w14:paraId="1BB49B51" w14:textId="77777777" w:rsidR="00DA019D" w:rsidRDefault="00DA019D" w:rsidP="00DA019D">
      <w:commentRangeStart w:id="1"/>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0 – Hvorfor findes Cortex?</w:t>
      </w:r>
      <w:commentRangeEnd w:id="1"/>
      <w:r>
        <w:commentReference w:id="1"/>
      </w:r>
    </w:p>
    <w:p w14:paraId="7AB721B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"Vi bygger ikke Cortex, fordi almen praksis mangler endnu et AI-værktøj. Vi bygger Cortex, fordi vi mener, at den måde almen praksis understøttes digitalt på i dag, ikke matcher den virkelighed, praktiserende læger arbejder i."</w:t>
      </w:r>
    </w:p>
    <w:p w14:paraId="599DD09B" w14:textId="77777777" w:rsidR="009F42E8" w:rsidRDefault="009F42E8" w:rsidP="009F42E8">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eksisterer for at reducere den kognitive belastning ved at praktisere almen medicin – så lægen kan bruge sin mentale energi på det, som kun et menneske kan: at forstå patienten, udøve klinisk dømmekraft og træffe gode beslutninger sammen med patienten.</w:t>
      </w:r>
    </w:p>
    <w:p w14:paraId="1347EC8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Indledning</w:t>
      </w:r>
    </w:p>
    <w:p w14:paraId="494AD3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Almen praksis er fundamentet i sundhedsvæsenet. Hver dag møder praktiserende læger patienter med alt fra banale selvlimiterende sygdomme til livstruende tilstande, der skal identificeres blandt hundredvis af almindelige symptomer.</w:t>
      </w:r>
    </w:p>
    <w:p w14:paraId="56B060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Samtidig forventes den praktiserende læge at være diagnostiker, behandler, rådgiver, tovholder, kommunikator, administrator og koordinator.</w:t>
      </w:r>
    </w:p>
    <w:p w14:paraId="477A58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arbejde præget af høj kompleksitet, stor usikkerhed og et konstant ansvar for at træffe de rigtige beslutninger på baggrund af ufuldstændig information.</w:t>
      </w:r>
    </w:p>
    <w:p w14:paraId="3B9BEC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er de digitale værktøjer, der understøtter dette arbejde, primært designet til dokumentation og administration.</w:t>
      </w:r>
    </w:p>
    <w:p w14:paraId="67DF17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mener, at det er det forkerte udgangspunkt.</w:t>
      </w:r>
    </w:p>
    <w:p w14:paraId="7E60E44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virkelige opgave</w:t>
      </w:r>
    </w:p>
    <w:p w14:paraId="662231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handler ikke først og fremmest om at skrive en journal.</w:t>
      </w:r>
    </w:p>
    <w:p w14:paraId="48C2FD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heller ikke om at udfylde en henvisning eller bestille blodprøver.</w:t>
      </w:r>
    </w:p>
    <w:p w14:paraId="7B8C9A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handler om at træffe en lang række kliniske beslutninger under usikkerhed.</w:t>
      </w:r>
    </w:p>
    <w:p w14:paraId="5C0BD5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 hver eneste patient skal lægen blandt andet tage stilling til:</w:t>
      </w:r>
    </w:p>
    <w:p w14:paraId="4D105417"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patienten alvorligt syg?</w:t>
      </w:r>
    </w:p>
    <w:p w14:paraId="0676C9D4"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er den mest sandsynlige forklaring?</w:t>
      </w:r>
    </w:p>
    <w:p w14:paraId="16298AD5"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alvorlige differentialdiagnoser må ikke overses?</w:t>
      </w:r>
    </w:p>
    <w:p w14:paraId="52BFC56D"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oplysninger mangler?</w:t>
      </w:r>
    </w:p>
    <w:p w14:paraId="2205BB58"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undersøgelser vil reelt ændre den videre håndtering?</w:t>
      </w:r>
    </w:p>
    <w:p w14:paraId="50F0E327"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Er behandling indiceret?</w:t>
      </w:r>
    </w:p>
    <w:p w14:paraId="4447343F"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den valgte behandling sikker?</w:t>
      </w:r>
    </w:p>
    <w:p w14:paraId="7AAC2FFF"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Findes der kontraindikationer eller interaktioner?</w:t>
      </w:r>
    </w:p>
    <w:p w14:paraId="3ABA450B"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der risiko for overdiagnostik eller overbehandling?</w:t>
      </w:r>
    </w:p>
    <w:p w14:paraId="16F79722"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patienten henvises?</w:t>
      </w:r>
    </w:p>
    <w:p w14:paraId="336DA88D"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opfølgning er nødvendig?</w:t>
      </w:r>
    </w:p>
    <w:p w14:paraId="10E801B7" w14:textId="77777777" w:rsidR="00DA019D" w:rsidRDefault="00DA019D">
      <w:pPr>
        <w:numPr>
          <w:ilvl w:val="0"/>
          <w:numId w:val="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sikkerhedsinformation skal patienten have med hjem?</w:t>
      </w:r>
    </w:p>
    <w:p w14:paraId="2F9690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Disse beslutninger træffes ofte på få minutter.</w:t>
      </w:r>
    </w:p>
    <w:p w14:paraId="3E3E52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00" w:author="Cortex-redaktionen" w:date="2026-07-21T16:29:27Z">
        <w:r>
          <w:rPr>
            <w:rFonts w:ascii="AppleSystemUIFont" w:hAnsi="AppleSystemUIFont" w:cs="AppleSystemUIFont"/>
            <w:kern w:val="0"/>
            <w:sz w:val="26"/>
            <w:szCs w:val="26"/>
            <w:lang w:val="da-DK"/>
          </w:rPr>
          <w:delText>Der findes sjældent ét rigtigt svar.</w:delText>
        </w:r>
      </w:del>
      <w:ins w:id="1001" w:author="Cortex-redaktionen" w:date="2026-07-21T16:29:27Z">
        <w:r>
          <w:rPr>
            <w:rFonts w:ascii="AppleSystemUIFont" w:hAnsi="AppleSystemUIFont" w:cs="AppleSystemUIFont"/>
            <w:kern w:val="0"/>
            <w:sz w:val="26"/>
            <w:szCs w:val="26"/>
            <w:lang w:val="da-DK"/>
          </w:rPr>
          <w:t>Der findes ofte flere fagligt forsvarlige handlemuligheder.</w:t>
        </w:r>
      </w:ins>
    </w:p>
    <w:p w14:paraId="77EC27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02" w:author="Cortex-redaktionen" w:date="2026-07-21T16:29:27Z">
        <w:r>
          <w:rPr>
            <w:rFonts w:ascii="AppleSystemUIFont" w:hAnsi="AppleSystemUIFont" w:cs="AppleSystemUIFont"/>
            <w:kern w:val="0"/>
            <w:sz w:val="26"/>
            <w:szCs w:val="26"/>
            <w:lang w:val="da-DK"/>
          </w:rPr>
          <w:delText>Kun mere eller mindre velunderbyggede beslutninger.</w:delText>
        </w:r>
      </w:del>
      <w:ins w:id="1003" w:author="Cortex-redaktionen" w:date="2026-07-21T16:29:27Z">
        <w:r>
          <w:rPr>
            <w:rFonts w:ascii="AppleSystemUIFont" w:hAnsi="AppleSystemUIFont" w:cs="AppleSystemUIFont"/>
            <w:kern w:val="0"/>
            <w:sz w:val="26"/>
            <w:szCs w:val="26"/>
            <w:lang w:val="da-DK"/>
          </w:rPr>
          <w:t>Kvaliteten afhænger af, hvor godt beslutningen er begrundet i evidens, kontekst og patientens præferencer.</w:t>
        </w:r>
      </w:ins>
    </w:p>
    <w:p w14:paraId="7415D69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skjulte belastning</w:t>
      </w:r>
    </w:p>
    <w:p w14:paraId="04D5B1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man spørger en praktiserende læge, hvad der gør arbejdsdagen mentalt udmattende, handler svaret sjældent om selve journalskrivningen.</w:t>
      </w:r>
    </w:p>
    <w:p w14:paraId="15169E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handler om den konstante mentale belastning ved at skulle holde styr på utallige kliniske og administrative detaljer samtidig.</w:t>
      </w:r>
    </w:p>
    <w:p w14:paraId="1FDE595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Bekymringen for at overse en alvorlig sygdom.</w:t>
      </w:r>
    </w:p>
    <w:p w14:paraId="3015CA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Tvivlen om den valgte behandling er den bedste.</w:t>
      </w:r>
    </w:p>
    <w:p w14:paraId="4EFEBD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Usikkerheden om en henvisning burde være sendt.</w:t>
      </w:r>
    </w:p>
    <w:p w14:paraId="1DACFD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Risikoen for at overse en kontraindikation.</w:t>
      </w:r>
    </w:p>
    <w:p w14:paraId="1076DB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Behovet for at huske den nyeste evidens på tværs af hundredvis af sygdomsområder.</w:t>
      </w:r>
    </w:p>
    <w:p w14:paraId="3AD9915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Vurderingen af, hvilke blodprøver der skaber værdi, og hvilke der blot fører til overdiagnostik.</w:t>
      </w:r>
    </w:p>
    <w:p w14:paraId="47A9BE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Håndteringen af komplekse medicinlister hos ældre patienter.</w:t>
      </w:r>
    </w:p>
    <w:p w14:paraId="55EDC8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dette foregår samtidig med, at konsultationen skal dokumenteres, telefonen ringer, laboratoriesvar tikker ind, og indbakken fyldes.</w:t>
      </w:r>
    </w:p>
    <w:p w14:paraId="1E2B07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mentale belastning opstår ikke primært, fordi der skrives meget.</w:t>
      </w:r>
    </w:p>
    <w:p w14:paraId="73D6E9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opstår, fordi lægen konstant skal træffe gode beslutninger under usikkerhed.</w:t>
      </w:r>
    </w:p>
    <w:p w14:paraId="162B909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er ikke længere problemet</w:t>
      </w:r>
    </w:p>
    <w:p w14:paraId="2055E1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har aldrig været mere medicinsk viden tilgængelig.</w:t>
      </w:r>
    </w:p>
    <w:p w14:paraId="19B692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Kliniske retningslinjer.</w:t>
      </w:r>
    </w:p>
    <w:p w14:paraId="0C2F770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DSAM-vejledninger.</w:t>
      </w:r>
    </w:p>
    <w:p w14:paraId="13F4F9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Specialeselskabernes anbefalinger.</w:t>
      </w:r>
    </w:p>
    <w:p w14:paraId="38227C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Internationale guidelines.</w:t>
      </w:r>
    </w:p>
    <w:p w14:paraId="1E08BC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Systematiske </w:t>
      </w:r>
      <w:proofErr w:type="spellStart"/>
      <w:r>
        <w:rPr>
          <w:rFonts w:ascii="AppleSystemUIFont" w:hAnsi="AppleSystemUIFont" w:cs="AppleSystemUIFont"/>
          <w:kern w:val="0"/>
          <w:sz w:val="26"/>
          <w:szCs w:val="26"/>
          <w:lang w:val="da-DK"/>
        </w:rPr>
        <w:t>reviews</w:t>
      </w:r>
      <w:proofErr w:type="spellEnd"/>
      <w:r>
        <w:rPr>
          <w:rFonts w:ascii="AppleSystemUIFont" w:hAnsi="AppleSystemUIFont" w:cs="AppleSystemUIFont"/>
          <w:kern w:val="0"/>
          <w:sz w:val="26"/>
          <w:szCs w:val="26"/>
          <w:lang w:val="da-DK"/>
        </w:rPr>
        <w:t>.</w:t>
      </w:r>
    </w:p>
    <w:p w14:paraId="5022D2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Scoringssystemer.</w:t>
      </w:r>
    </w:p>
    <w:p w14:paraId="62FDF66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Beslutningsalgoritmer.</w:t>
      </w:r>
    </w:p>
    <w:p w14:paraId="43E20D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ikke mangel på information.</w:t>
      </w:r>
    </w:p>
    <w:p w14:paraId="523589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at ingen læge kan have al denne viden aktivt tilgængelig i arbejdshukommelsen under en travl konsultation.</w:t>
      </w:r>
    </w:p>
    <w:p w14:paraId="6AEE0F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Moderne almen praksis lider derfor ikke under informationsmangel.</w:t>
      </w:r>
    </w:p>
    <w:p w14:paraId="49DE20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lider under informationsoverbelastning.</w:t>
      </w:r>
    </w:p>
    <w:p w14:paraId="1F66A1A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Hvorfor eksisterende løsninger ikke er nok</w:t>
      </w:r>
    </w:p>
    <w:p w14:paraId="3F556B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seneste år har kunstig intelligens gjort det muligt automatisk at skrive journaler, transskribere konsultationer og generere tekst.</w:t>
      </w:r>
    </w:p>
    <w:p w14:paraId="4AFA84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værdifuldt.</w:t>
      </w:r>
    </w:p>
    <w:p w14:paraId="07BD34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løser kun en del af problemet.</w:t>
      </w:r>
    </w:p>
    <w:p w14:paraId="0095D8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Selv med en perfekt journalgenerator står lægen stadig alene med spørgsmål som:</w:t>
      </w:r>
    </w:p>
    <w:p w14:paraId="0FA6E57B"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"Har jeg overset noget?"</w:t>
      </w:r>
    </w:p>
    <w:p w14:paraId="10BE57B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"Burde patienten henvises?"</w:t>
      </w:r>
    </w:p>
    <w:p w14:paraId="7138812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"Er denne behandling sikker sammen med patientens øvrige medicin?"</w:t>
      </w:r>
    </w:p>
    <w:p w14:paraId="1FC0948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"Er dette stadig den bedste evidens?"</w:t>
      </w:r>
    </w:p>
    <w:p w14:paraId="3A0F7E0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"Er der en vigtig undersøgelse, jeg ikke har udført?"</w:t>
      </w:r>
    </w:p>
    <w:p w14:paraId="7F628AB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 xml:space="preserve">"Har jeg givet </w:t>
      </w:r>
      <w:proofErr w:type="gramStart"/>
      <w:r>
        <w:rPr>
          <w:rFonts w:ascii="AppleSystemUIFontItalic" w:hAnsi="AppleSystemUIFontItalic" w:cs="AppleSystemUIFontItalic"/>
          <w:i/>
          <w:iCs/>
          <w:kern w:val="0"/>
          <w:sz w:val="26"/>
          <w:szCs w:val="26"/>
          <w:lang w:val="da-DK"/>
        </w:rPr>
        <w:t>tilstrækkelig</w:t>
      </w:r>
      <w:proofErr w:type="gramEnd"/>
      <w:r>
        <w:rPr>
          <w:rFonts w:ascii="AppleSystemUIFontItalic" w:hAnsi="AppleSystemUIFontItalic" w:cs="AppleSystemUIFontItalic"/>
          <w:i/>
          <w:iCs/>
          <w:kern w:val="0"/>
          <w:sz w:val="26"/>
          <w:szCs w:val="26"/>
          <w:lang w:val="da-DK"/>
        </w:rPr>
        <w:t xml:space="preserve"> safety-net?"</w:t>
      </w:r>
    </w:p>
    <w:p w14:paraId="0271575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disse spørgsmål, der følger lægen hjem efter arbejdsdagen.</w:t>
      </w:r>
    </w:p>
    <w:p w14:paraId="513086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formuleringen af journalen.</w:t>
      </w:r>
    </w:p>
    <w:p w14:paraId="0EAB3CEC"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Vores hypotese</w:t>
      </w:r>
    </w:p>
    <w:p w14:paraId="5A4CF3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at den største mulighed for at forbedre almen praksis ikke ligger i at automatisere dokumentation alene.</w:t>
      </w:r>
    </w:p>
    <w:p w14:paraId="551C4C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ligger i at reducere den kognitive belastning ved klinisk arbejde.</w:t>
      </w:r>
    </w:p>
    <w:p w14:paraId="39A6B6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lægen får bedre støtte til de mange små og store beslutninger, bliver konsekvenserne naturligt:</w:t>
      </w:r>
    </w:p>
    <w:p w14:paraId="4BA5D945"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patientsikkerhed</w:t>
      </w:r>
    </w:p>
    <w:p w14:paraId="348CF845"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færre oversete forhold</w:t>
      </w:r>
    </w:p>
    <w:p w14:paraId="1F1D3E7E"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bedre evidensanvendelse</w:t>
      </w:r>
    </w:p>
    <w:p w14:paraId="3FF32FEE"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mindre overbehandling</w:t>
      </w:r>
    </w:p>
    <w:p w14:paraId="6F82943A"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færre unødvendige undersøgelser</w:t>
      </w:r>
    </w:p>
    <w:p w14:paraId="7F7D5BF1"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målrettede henvisninger</w:t>
      </w:r>
    </w:p>
    <w:p w14:paraId="073D3BE4"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mindre administrativt arbejde</w:t>
      </w:r>
    </w:p>
    <w:p w14:paraId="532F5FBC"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bedre dokumentation</w:t>
      </w:r>
    </w:p>
    <w:p w14:paraId="5B789B31" w14:textId="77777777" w:rsidR="00DA019D" w:rsidRDefault="00DA019D">
      <w:pPr>
        <w:numPr>
          <w:ilvl w:val="0"/>
          <w:numId w:val="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tid til patienten</w:t>
      </w:r>
    </w:p>
    <w:p w14:paraId="3CE696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bliver dermed ikke målet.</w:t>
      </w:r>
    </w:p>
    <w:p w14:paraId="751DC00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et biprodukt af en bedre konsultation.</w:t>
      </w:r>
    </w:p>
    <w:p w14:paraId="0834194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Vores filosofi</w:t>
      </w:r>
    </w:p>
    <w:p w14:paraId="51BA7A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ikke på, at kunstig intelligens skal erstatte lægens dømmekraft.</w:t>
      </w:r>
    </w:p>
    <w:p w14:paraId="7A032B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heller ikke på, at lægen skal overlade ansvaret for kliniske beslutninger til en algoritme.</w:t>
      </w:r>
    </w:p>
    <w:p w14:paraId="66B354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på, at teknologi skal gøre læger bedre.</w:t>
      </w:r>
    </w:p>
    <w:p w14:paraId="08CEB8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Ikke overflødige.</w:t>
      </w:r>
    </w:p>
    <w:p w14:paraId="7D78D4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04" w:author="Cortex-redaktionen" w:date="2026-07-21T16:29:27Z">
        <w:r>
          <w:rPr>
            <w:rFonts w:ascii="AppleSystemUIFont" w:hAnsi="AppleSystemUIFont" w:cs="AppleSystemUIFont"/>
            <w:kern w:val="0"/>
            <w:sz w:val="26"/>
            <w:szCs w:val="26"/>
            <w:lang w:val="da-DK"/>
          </w:rPr>
          <w:delText>Cortex skal ikke fortælle lægen, hvad der skal gøres.</w:delText>
        </w:r>
      </w:del>
      <w:ins w:id="1005" w:author="Cortex-redaktionen" w:date="2026-07-21T16:29:27Z">
        <w:r>
          <w:rPr>
            <w:rFonts w:ascii="AppleSystemUIFont" w:hAnsi="AppleSystemUIFont" w:cs="AppleSystemUIFont"/>
            <w:kern w:val="0"/>
            <w:sz w:val="26"/>
            <w:szCs w:val="26"/>
            <w:lang w:val="da-DK"/>
          </w:rPr>
          <w:t>Cortex skal ikke udgive sine anbefalinger for at være facit.</w:t>
        </w:r>
      </w:ins>
    </w:p>
    <w:p w14:paraId="1F734D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hjælpe lægen med at træffe den bedst mulige beslutning på baggrund af patientens oplysninger, den bedste tilgængelige evidens og gennemsigtige kliniske regler.</w:t>
      </w:r>
    </w:p>
    <w:p w14:paraId="257D88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ejer altid beslutningen.</w:t>
      </w:r>
    </w:p>
    <w:p w14:paraId="5BF898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06" w:author="Cortex-redaktionen" w:date="2026-07-21T16:29:27Z">
        <w:r>
          <w:rPr>
            <w:rFonts w:ascii="AppleSystemUIFont" w:hAnsi="AppleSystemUIFont" w:cs="AppleSystemUIFont"/>
            <w:kern w:val="0"/>
            <w:sz w:val="26"/>
            <w:szCs w:val="26"/>
            <w:lang w:val="da-DK"/>
          </w:rPr>
          <w:delText>Cortex ejer aldrig ansvaret.</w:delText>
        </w:r>
      </w:del>
      <w:ins w:id="1007" w:author="Cortex-redaktionen" w:date="2026-07-21T16:29:27Z">
        <w:r>
          <w:rPr>
            <w:rFonts w:ascii="AppleSystemUIFont" w:hAnsi="AppleSystemUIFont" w:cs="AppleSystemUIFont"/>
            <w:kern w:val="0"/>
            <w:sz w:val="26"/>
            <w:szCs w:val="26"/>
            <w:lang w:val="da-DK"/>
          </w:rPr>
          <w:t>Det kliniske ansvar kan ikke overdrages til Cortex.</w:t>
        </w:r>
      </w:ins>
    </w:p>
    <w:p w14:paraId="0A26A25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Hvad Cortex er</w:t>
      </w:r>
    </w:p>
    <w:p w14:paraId="072E23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ikke en chatbot.</w:t>
      </w:r>
    </w:p>
    <w:p w14:paraId="101C19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ikke en journalgenerator.</w:t>
      </w:r>
    </w:p>
    <w:p w14:paraId="2109AD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ikke en guideline-database.</w:t>
      </w:r>
    </w:p>
    <w:p w14:paraId="0B5B1E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ikke et diagnosesystem.</w:t>
      </w:r>
    </w:p>
    <w:p w14:paraId="41B785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et klinisk beslutnings- og arbejdsstøttesystem.</w:t>
      </w:r>
    </w:p>
    <w:p w14:paraId="388CC3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kombinerer:</w:t>
      </w:r>
    </w:p>
    <w:p w14:paraId="0B35EB70" w14:textId="77777777" w:rsidR="00DA019D" w:rsidRDefault="00DA019D">
      <w:pPr>
        <w:numPr>
          <w:ilvl w:val="0"/>
          <w:numId w:val="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evidens</w:t>
      </w:r>
    </w:p>
    <w:p w14:paraId="2E95CF8D" w14:textId="77777777" w:rsidR="00DA019D" w:rsidRDefault="00DA019D">
      <w:pPr>
        <w:numPr>
          <w:ilvl w:val="0"/>
          <w:numId w:val="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struktureret medicinsk viden</w:t>
      </w:r>
    </w:p>
    <w:p w14:paraId="44481FFA" w14:textId="77777777" w:rsidR="00DA019D" w:rsidRDefault="00DA019D">
      <w:pPr>
        <w:numPr>
          <w:ilvl w:val="0"/>
          <w:numId w:val="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deterministiske regler</w:t>
      </w:r>
    </w:p>
    <w:p w14:paraId="1DFF85CD" w14:textId="77777777" w:rsidR="00DA019D" w:rsidRDefault="00DA019D">
      <w:pPr>
        <w:numPr>
          <w:ilvl w:val="0"/>
          <w:numId w:val="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kunstig intelligens</w:t>
      </w:r>
    </w:p>
    <w:p w14:paraId="6EBCC3FD" w14:textId="77777777" w:rsidR="00DA019D" w:rsidRDefault="00DA019D">
      <w:pPr>
        <w:numPr>
          <w:ilvl w:val="0"/>
          <w:numId w:val="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intelligente arbejdsgange</w:t>
      </w:r>
    </w:p>
    <w:p w14:paraId="5AB7BB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at reducere unødvendig kognitiv belastning og administrativt arbejde.</w:t>
      </w:r>
    </w:p>
    <w:p w14:paraId="55AC306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automatisere lægen.</w:t>
      </w:r>
    </w:p>
    <w:p w14:paraId="49C937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frigøre lægens mentale energi til det, som kun et menneske kan.</w:t>
      </w:r>
    </w:p>
    <w:p w14:paraId="475F6A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lytte.</w:t>
      </w:r>
    </w:p>
    <w:p w14:paraId="328FE7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forstå.</w:t>
      </w:r>
    </w:p>
    <w:p w14:paraId="55A47A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skabe relation.</w:t>
      </w:r>
    </w:p>
    <w:p w14:paraId="21FC29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udøve klinisk dømmekraft.</w:t>
      </w:r>
    </w:p>
    <w:p w14:paraId="61C202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træffe beslutninger sammen med patienten.</w:t>
      </w:r>
    </w:p>
    <w:p w14:paraId="398A221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Hvordan vi måler succes</w:t>
      </w:r>
    </w:p>
    <w:p w14:paraId="034A57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bliver ikke succesfulde, fordi Cortex skriver verdens bedste journal.</w:t>
      </w:r>
    </w:p>
    <w:p w14:paraId="5606A5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bliver ikke succesfulde, fordi henvisninger bliver udfyldt hurtigere.</w:t>
      </w:r>
    </w:p>
    <w:p w14:paraId="5816CF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bliver ikke succesfulde, fordi flere opgaver automatiseres.</w:t>
      </w:r>
    </w:p>
    <w:p w14:paraId="7E160C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bliver succesfulde den dag en praktiserende læge siger:</w:t>
      </w:r>
    </w:p>
    <w:p w14:paraId="2EE18BA2"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går hjem med mere energi og færre bekymringer. Jeg føler ikke længere, at jeg bærer alle de kliniske beslutninger alene. Jeg bruger mere tid sammen med patienterne, mindre tid på administration og træffer mere sikre beslutninger, fordi jeg får relevant, gennemsigtig og evidensbaseret støtte, når det gør en forskel."</w:t>
      </w:r>
    </w:p>
    <w:p w14:paraId="1DB694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 bliver virkelighed, vil bedre journaler, bedre henvisninger og mindre administration være naturlige konsekvenser.</w:t>
      </w:r>
    </w:p>
    <w:p w14:paraId="005E6E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ikke formålet.</w:t>
      </w:r>
    </w:p>
    <w:p w14:paraId="41D0E8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beviset på, at vi har løst det rigtige problem.</w:t>
      </w:r>
    </w:p>
    <w:p w14:paraId="468B64C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nordstjerne</w:t>
      </w:r>
    </w:p>
    <w:p w14:paraId="6CA56F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eksisterer for at reducere den kognitive belastning ved at praktisere almen medicin, så lægen kan bruge sin mentale energi på det, som kun et menneske kan: at forstå patienten, udøve klinisk dømmekraft og træffe gode beslutninger sammen med patienten.</w:t>
      </w:r>
    </w:p>
    <w:p w14:paraId="288106C6" w14:textId="77777777" w:rsidR="00DA019D" w:rsidRDefault="00DA019D" w:rsidP="00DA019D">
      <w:commentRangeStart w:id="2"/>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commentRangeEnd w:id="2"/>
      <w:r>
        <w:commentReference w:id="2"/>
      </w:r>
    </w:p>
    <w:p w14:paraId="78EDB497" w14:textId="77777777" w:rsidR="00DA019D" w:rsidRDefault="00DA019D">
      <w:pPr>
        <w:pStyle w:val="CortexBullet"/>
        <w:keepNext/>
        <w:keepLines/>
        <w:numPr>
          <w:ilvl w:val="0"/>
          <w:numId w:val="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Almen praksis handler primært om at træffe beslutninger under usikkerhed – ikke om at producere dokumentation.</w:t>
      </w:r>
    </w:p>
    <w:p w14:paraId="5235FCD1" w14:textId="77777777" w:rsidR="00DA019D" w:rsidRDefault="00DA019D">
      <w:pPr>
        <w:pStyle w:val="CortexBullet"/>
        <w:keepNext/>
        <w:keepLines/>
        <w:numPr>
          <w:ilvl w:val="0"/>
          <w:numId w:val="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belastning er ikke manglen på information, men behovet for at anvende den rigtige information på det rigtige tidspunkt.</w:t>
      </w:r>
    </w:p>
    <w:p w14:paraId="7C30B06B" w14:textId="77777777" w:rsidR="00DA019D" w:rsidRDefault="00DA019D">
      <w:pPr>
        <w:pStyle w:val="CortexBullet"/>
        <w:keepNext/>
        <w:keepLines/>
        <w:numPr>
          <w:ilvl w:val="0"/>
          <w:numId w:val="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digitale støtte reducerer kognitiv belastning, ikke blot tastetryk.</w:t>
      </w:r>
    </w:p>
    <w:p w14:paraId="72ECF88C" w14:textId="77777777" w:rsidR="00DA019D" w:rsidRDefault="00DA019D">
      <w:pPr>
        <w:pStyle w:val="CortexBullet"/>
        <w:keepNext/>
        <w:keepLines/>
        <w:numPr>
          <w:ilvl w:val="0"/>
          <w:numId w:val="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del w:id="1008" w:author="Cortex-redaktionen" w:date="2026-07-21T16:29:27Z">
        <w:r>
          <w:rPr>
            <w:rFonts w:ascii="AppleSystemUIFont" w:hAnsi="AppleSystemUIFont" w:cs="AppleSystemUIFont"/>
            <w:kern w:val="0"/>
            <w:sz w:val="26"/>
            <w:szCs w:val="26"/>
            <w:lang w:val="da-DK"/>
          </w:rPr>
          <w:delText>AI skal understøtte lægens dømmekraft, aldrig erstatte den.</w:delText>
        </w:r>
      </w:del>
      <w:ins w:id="1009" w:author="Cortex-redaktionen" w:date="2026-07-21T16:29:27Z">
        <w:r>
          <w:rPr>
            <w:rFonts w:ascii="AppleSystemUIFont" w:hAnsi="AppleSystemUIFont" w:cs="AppleSystemUIFont"/>
            <w:kern w:val="0"/>
            <w:sz w:val="26"/>
            <w:szCs w:val="26"/>
            <w:lang w:val="da-DK"/>
          </w:rPr>
          <w:t>AI skal understøtte lægens dømmekraft; den må ikke konstrueres, som om den kan overtage ansvar eller helhedsforståelse.</w:t>
        </w:r>
      </w:ins>
    </w:p>
    <w:p w14:paraId="0808007C" w14:textId="77777777" w:rsidR="00DA019D" w:rsidRDefault="00DA019D">
      <w:pPr>
        <w:pStyle w:val="CortexBullet"/>
        <w:keepNext w:val="0"/>
        <w:keepLines/>
        <w:numPr>
          <w:ilvl w:val="0"/>
          <w:numId w:val="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Administration bør automatiseres, når det ikke kræver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4EFA9F6C"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7FC2D283" w14:textId="77777777" w:rsidR="00DA019D" w:rsidRDefault="00DA019D">
      <w:pPr>
        <w:pStyle w:val="CortexBullet"/>
        <w:keepNext/>
        <w:keepLines/>
        <w:numPr>
          <w:ilvl w:val="0"/>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funktioner i Cortex skal kunne begrundes med mindst ét af tre formål:</w:t>
      </w:r>
    </w:p>
    <w:p w14:paraId="7012FB73" w14:textId="77777777" w:rsidR="00DA019D" w:rsidRDefault="00DA019D">
      <w:pPr>
        <w:pStyle w:val="CortexBullet"/>
        <w:keepNext/>
        <w:keepLines/>
        <w:numPr>
          <w:ilvl w:val="1"/>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Reducere kognitiv belastning.</w:t>
      </w:r>
    </w:p>
    <w:p w14:paraId="23456164" w14:textId="77777777" w:rsidR="00DA019D" w:rsidRDefault="00DA019D">
      <w:pPr>
        <w:pStyle w:val="CortexBullet"/>
        <w:keepNext/>
        <w:keepLines/>
        <w:numPr>
          <w:ilvl w:val="1"/>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Forbedre patientsikkerhed.</w:t>
      </w:r>
    </w:p>
    <w:p w14:paraId="37B6017C" w14:textId="77777777" w:rsidR="00DA019D" w:rsidRDefault="00DA019D">
      <w:pPr>
        <w:pStyle w:val="CortexBullet"/>
        <w:keepNext/>
        <w:keepLines/>
        <w:numPr>
          <w:ilvl w:val="1"/>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Automatisere arbejde, der ikke kræver lægens kliniske dømmekraft.</w:t>
      </w:r>
    </w:p>
    <w:p w14:paraId="5C63C8D0" w14:textId="77777777" w:rsidR="00DA019D" w:rsidRDefault="00DA019D">
      <w:pPr>
        <w:pStyle w:val="CortexBullet"/>
        <w:keepNext/>
        <w:keepLines/>
        <w:numPr>
          <w:ilvl w:val="0"/>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Beslutningsstøtte skal være evidensbaseret, transparent og forklaret.</w:t>
      </w:r>
    </w:p>
    <w:p w14:paraId="7B1BBA70" w14:textId="77777777" w:rsidR="00DA019D" w:rsidRDefault="00DA019D">
      <w:pPr>
        <w:pStyle w:val="CortexBullet"/>
        <w:keepNext/>
        <w:keepLines/>
        <w:numPr>
          <w:ilvl w:val="0"/>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 er et output af konsultationen – ikke dens centrum.</w:t>
      </w:r>
    </w:p>
    <w:p w14:paraId="71CC4396" w14:textId="77777777" w:rsidR="00DA019D" w:rsidRDefault="00DA019D">
      <w:pPr>
        <w:pStyle w:val="CortexBullet"/>
        <w:keepNext w:val="0"/>
        <w:keepLines/>
        <w:numPr>
          <w:ilvl w:val="0"/>
          <w:numId w:val="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støtte lægen uden at skabe nye afbrydelser eller unødig alarmtræthed.</w:t>
      </w:r>
    </w:p>
    <w:p w14:paraId="5AF399F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Åbne spørgsmål</w:t>
      </w:r>
    </w:p>
    <w:p w14:paraId="4E6692DD" w14:textId="77777777" w:rsidR="00DA019D" w:rsidRDefault="00DA019D">
      <w:pPr>
        <w:pStyle w:val="CortexBullet"/>
        <w:keepNext/>
        <w:keepLines/>
        <w:numPr>
          <w:ilvl w:val="0"/>
          <w:numId w:val="1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måler vi, om Cortex reelt reducerer kognitiv belastning?</w:t>
      </w:r>
    </w:p>
    <w:p w14:paraId="501D04F9" w14:textId="77777777" w:rsidR="00DA019D" w:rsidRDefault="00DA019D">
      <w:pPr>
        <w:pStyle w:val="CortexBullet"/>
        <w:keepNext/>
        <w:keepLines/>
        <w:numPr>
          <w:ilvl w:val="0"/>
          <w:numId w:val="1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skal Cortex aktivt intervenere, og hvornår skal den forblive tavs?</w:t>
      </w:r>
    </w:p>
    <w:p w14:paraId="04549263" w14:textId="77777777" w:rsidR="00DA019D" w:rsidRDefault="00DA019D">
      <w:pPr>
        <w:pStyle w:val="CortexBullet"/>
        <w:keepNext/>
        <w:keepLines/>
        <w:numPr>
          <w:ilvl w:val="0"/>
          <w:numId w:val="1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balancerer vi proaktiv beslutningsstøtte med risikoen for alert fatigue?</w:t>
      </w:r>
    </w:p>
    <w:p w14:paraId="3B808FD8" w14:textId="77777777" w:rsidR="00DA019D" w:rsidRDefault="00DA019D">
      <w:pPr>
        <w:pStyle w:val="CortexBullet"/>
        <w:keepNext/>
        <w:keepLines/>
        <w:numPr>
          <w:ilvl w:val="0"/>
          <w:numId w:val="1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dokumenterer og versionerer vi evidens, så anbefalinger altid er sporbare?</w:t>
      </w:r>
    </w:p>
    <w:p w14:paraId="4E1B2DEE" w14:textId="77777777" w:rsidR="00DA019D" w:rsidRDefault="00DA019D">
      <w:pPr>
        <w:pStyle w:val="CortexBullet"/>
        <w:keepNext w:val="0"/>
        <w:keepLines/>
        <w:numPr>
          <w:ilvl w:val="0"/>
          <w:numId w:val="1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sikrer vi, at Cortex hjælper lægen til at lære over tid – uden at blive belærende?</w:t>
      </w:r>
    </w:p>
    <w:p w14:paraId="7016C33D"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1 – Almen praksis er et beslutningsfag</w:t>
      </w:r>
    </w:p>
    <w:p w14:paraId="344CE51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lastRenderedPageBreak/>
        <w:t>"Den praktiserende læges vigtigste opgave er ikke at stille diagnoser. Den vigtigste opgave er at træffe de rigtige beslutninger på det rigtige tidspunkt med den information, der er til rådighed."</w:t>
      </w:r>
    </w:p>
    <w:p w14:paraId="278BB85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største misforståelse</w:t>
      </w:r>
    </w:p>
    <w:p w14:paraId="362CC0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Mange tror, at almen praksis handler om at finde den rigtige diagnose.</w:t>
      </w:r>
    </w:p>
    <w:p w14:paraId="6DD6140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den ikke.</w:t>
      </w:r>
    </w:p>
    <w:p w14:paraId="48CB56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diagnose er sjældent målet.</w:t>
      </w:r>
    </w:p>
    <w:p w14:paraId="3BD136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et redskab.</w:t>
      </w:r>
    </w:p>
    <w:p w14:paraId="6425C0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10" w:author="Cortex-redaktionen" w:date="2026-07-21T16:29:27Z">
        <w:r>
          <w:rPr>
            <w:rFonts w:ascii="AppleSystemUIFont" w:hAnsi="AppleSystemUIFont" w:cs="AppleSystemUIFont"/>
            <w:kern w:val="0"/>
            <w:sz w:val="26"/>
            <w:szCs w:val="26"/>
            <w:lang w:val="da-DK"/>
          </w:rPr>
          <w:delText>Patienten kommer ikke, fordi vedkommende ønsker en diagnose.</w:delText>
        </w:r>
      </w:del>
      <w:ins w:id="1011" w:author="Cortex-redaktionen" w:date="2026-07-21T16:29:27Z">
        <w:r>
          <w:rPr>
            <w:rFonts w:ascii="AppleSystemUIFont" w:hAnsi="AppleSystemUIFont" w:cs="AppleSystemUIFont"/>
            <w:kern w:val="0"/>
            <w:sz w:val="26"/>
            <w:szCs w:val="26"/>
            <w:lang w:val="da-DK"/>
          </w:rPr>
          <w:t>Patienten kommer sjældent alene for at få en diagnose.</w:t>
        </w:r>
      </w:ins>
    </w:p>
    <w:p w14:paraId="176021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fordi vedkommende ønsker hjælp.</w:t>
      </w:r>
    </w:p>
    <w:p w14:paraId="5DFF60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12" w:author="Cortex-redaktionen" w:date="2026-07-21T16:29:27Z">
        <w:r>
          <w:rPr>
            <w:rFonts w:ascii="AppleSystemUIFont" w:hAnsi="AppleSystemUIFont" w:cs="AppleSystemUIFont"/>
            <w:kern w:val="0"/>
            <w:sz w:val="26"/>
            <w:szCs w:val="26"/>
            <w:lang w:val="da-DK"/>
          </w:rPr>
          <w:delText>Lægens opgave er derfor ikke nødvendigvis at finde svaret.</w:delText>
        </w:r>
      </w:del>
      <w:ins w:id="1013" w:author="Cortex-redaktionen" w:date="2026-07-21T16:29:27Z">
        <w:r>
          <w:rPr>
            <w:rFonts w:ascii="AppleSystemUIFont" w:hAnsi="AppleSystemUIFont" w:cs="AppleSystemUIFont"/>
            <w:kern w:val="0"/>
            <w:sz w:val="26"/>
            <w:szCs w:val="26"/>
            <w:lang w:val="da-DK"/>
          </w:rPr>
          <w:t>Lægens opgave er derfor både at afklare, hvad der kan vides, og at beslutte, hvad der bør ske nu.</w:t>
        </w:r>
      </w:ins>
    </w:p>
    <w:p w14:paraId="29163F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opgave er at beslutte, hvad der skal ske nu.</w:t>
      </w:r>
    </w:p>
    <w:p w14:paraId="0D22E1E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Konsultationen er en beslutningsproces</w:t>
      </w:r>
    </w:p>
    <w:p w14:paraId="0E41FC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konsultation består af en række beslutninger.</w:t>
      </w:r>
    </w:p>
    <w:p w14:paraId="148F8E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én.</w:t>
      </w:r>
    </w:p>
    <w:p w14:paraId="626305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Mange.</w:t>
      </w:r>
    </w:p>
    <w:p w14:paraId="0BC9A0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tager få sekunder.</w:t>
      </w:r>
    </w:p>
    <w:p w14:paraId="513181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tager flere minutter.</w:t>
      </w:r>
    </w:p>
    <w:p w14:paraId="734857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bevidste.</w:t>
      </w:r>
    </w:p>
    <w:p w14:paraId="3959AB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sker næsten automatisk.</w:t>
      </w:r>
    </w:p>
    <w:p w14:paraId="401E94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Eksempel:</w:t>
      </w:r>
    </w:p>
    <w:p w14:paraId="7044406E"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patienten alvorligt syg?</w:t>
      </w:r>
    </w:p>
    <w:p w14:paraId="0568B13A"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der røde flag?</w:t>
      </w:r>
    </w:p>
    <w:p w14:paraId="1C63BBE3"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Kan patienten observeres?</w:t>
      </w:r>
    </w:p>
    <w:p w14:paraId="392BC7AF"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der undersøges mere?</w:t>
      </w:r>
    </w:p>
    <w:p w14:paraId="5F9864B5"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undersøgelser vil ændre min håndtering?</w:t>
      </w:r>
    </w:p>
    <w:p w14:paraId="745C4F50"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der behandles?</w:t>
      </w:r>
    </w:p>
    <w:p w14:paraId="145BAEEB"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der safety-nettes?</w:t>
      </w:r>
    </w:p>
    <w:p w14:paraId="1C5234C8"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patienten ses igen?</w:t>
      </w:r>
    </w:p>
    <w:p w14:paraId="18BF941B" w14:textId="77777777" w:rsidR="00DA019D" w:rsidRDefault="00DA019D">
      <w:pPr>
        <w:numPr>
          <w:ilvl w:val="0"/>
          <w:numId w:val="1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patienten henvises?</w:t>
      </w:r>
    </w:p>
    <w:p w14:paraId="08A193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konsultationens egentlige struktur.</w:t>
      </w:r>
    </w:p>
    <w:p w14:paraId="3997BD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journalen.</w:t>
      </w:r>
    </w:p>
    <w:p w14:paraId="0C433F0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Diagnoser er midlertidige</w:t>
      </w:r>
    </w:p>
    <w:p w14:paraId="0AD536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almen praksis er diagnoser ofte hypoteser.</w:t>
      </w:r>
    </w:p>
    <w:p w14:paraId="309983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konklusioner.</w:t>
      </w:r>
    </w:p>
    <w:p w14:paraId="0C604B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patient med hoste har ikke nødvendigvis pneumoni.</w:t>
      </w:r>
    </w:p>
    <w:p w14:paraId="652EAD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patient med knæsmerter har ikke nødvendigvis en meniskskade.</w:t>
      </w:r>
    </w:p>
    <w:p w14:paraId="4AB33A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patient med hovedpine har ikke nødvendigvis migræne.</w:t>
      </w:r>
    </w:p>
    <w:p w14:paraId="58D71C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Lægen arbejder hele tiden med sandsynligheder.</w:t>
      </w:r>
    </w:p>
    <w:p w14:paraId="4F5E24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Beslutninger skal træffes, længe før sikkerheden er fuldstændig.</w:t>
      </w:r>
    </w:p>
    <w:p w14:paraId="699AFF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et tegn på dårlig medicin.</w:t>
      </w:r>
    </w:p>
    <w:p w14:paraId="7A3BB7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14" w:author="Cortex-redaktionen" w:date="2026-07-21T16:29:27Z">
        <w:r>
          <w:rPr>
            <w:rFonts w:ascii="AppleSystemUIFont" w:hAnsi="AppleSystemUIFont" w:cs="AppleSystemUIFont"/>
            <w:kern w:val="0"/>
            <w:sz w:val="26"/>
            <w:szCs w:val="26"/>
            <w:lang w:val="da-DK"/>
          </w:rPr>
          <w:delText>Det er almen medicin.</w:delText>
        </w:r>
      </w:del>
      <w:ins w:id="1015" w:author="Cortex-redaktionen" w:date="2026-07-21T16:29:27Z">
        <w:r>
          <w:rPr>
            <w:rFonts w:ascii="AppleSystemUIFont" w:hAnsi="AppleSystemUIFont" w:cs="AppleSystemUIFont"/>
            <w:kern w:val="0"/>
            <w:sz w:val="26"/>
            <w:szCs w:val="26"/>
            <w:lang w:val="da-DK"/>
          </w:rPr>
          <w:t>Det er et grundvilkår i almen medicin.</w:t>
        </w:r>
      </w:ins>
    </w:p>
    <w:p w14:paraId="3B8975F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Usikkerhed er ikke problemet</w:t>
      </w:r>
    </w:p>
    <w:p w14:paraId="23807E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fejl, man kan begå, er at tro, at usikkerhed skal fjernes.</w:t>
      </w:r>
    </w:p>
    <w:p w14:paraId="1388477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den ikke.</w:t>
      </w:r>
    </w:p>
    <w:p w14:paraId="6E2A05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er et grundvilkår.</w:t>
      </w:r>
    </w:p>
    <w:p w14:paraId="5D12C0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dygtige praktiserende læge forsøger derfor ikke at eliminere usikkerhed.</w:t>
      </w:r>
    </w:p>
    <w:p w14:paraId="335FFF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dygtige praktiserende læge reducerer den nok til, at næste beslutning kan træffes forsvarligt.</w:t>
      </w:r>
    </w:p>
    <w:p w14:paraId="04E381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en afgørende forskel.</w:t>
      </w:r>
    </w:p>
    <w:p w14:paraId="224E86E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vigtigste kliniske færdighed</w:t>
      </w:r>
    </w:p>
    <w:p w14:paraId="399ABA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vigtigste kliniske færdighed er ikke hukommelse.</w:t>
      </w:r>
    </w:p>
    <w:p w14:paraId="7FE894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vigtigste kliniske færdighed er prioritering.</w:t>
      </w:r>
    </w:p>
    <w:p w14:paraId="18A23F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usikkerhed er vigtigst?</w:t>
      </w:r>
    </w:p>
    <w:p w14:paraId="236A7A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Hvilket spørgsmål vil ændre min håndtering mest?</w:t>
      </w:r>
    </w:p>
    <w:p w14:paraId="46E47D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Hvilket fund vil ændre sandsynlighederne?</w:t>
      </w:r>
    </w:p>
    <w:p w14:paraId="46A7CC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undersøgelse er værd at udføre?</w:t>
      </w:r>
    </w:p>
    <w:p w14:paraId="2E4C5A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er ikke?</w:t>
      </w:r>
    </w:p>
    <w:p w14:paraId="4239C9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Dette er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1271CAD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del w:id="1016" w:author="Cortex-redaktionen" w:date="2026-07-21T16:29:27Z">
        <w:r>
          <w:rPr>
            <w:rFonts w:ascii="AppleSystemUIFontBold" w:hAnsi="AppleSystemUIFontBold" w:cs="AppleSystemUIFontBold"/>
            <w:b/>
            <w:bCs/>
            <w:kern w:val="0"/>
            <w:sz w:val="32"/>
            <w:szCs w:val="32"/>
            <w:lang w:val="da-DK"/>
          </w:rPr>
          <w:delText>Information er kun værdifuld, hvis den kan ændre en beslutning</w:delText>
        </w:r>
      </w:del>
      <w:ins w:id="1017" w:author="Cortex-redaktionen" w:date="2026-07-21T16:29:27Z">
        <w:r>
          <w:rPr>
            <w:rFonts w:ascii="AppleSystemUIFontBold" w:hAnsi="AppleSystemUIFontBold" w:cs="AppleSystemUIFontBold"/>
            <w:b/>
            <w:bCs/>
            <w:kern w:val="0"/>
            <w:sz w:val="32"/>
            <w:szCs w:val="32"/>
            <w:lang w:val="da-DK"/>
          </w:rPr>
          <w:t>Information får klinisk værdi, når den kan ændre forståelse eller handling</w:t>
        </w:r>
      </w:ins>
    </w:p>
    <w:p w14:paraId="327EB48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moderne sundhedsvæsen producerer enorme mængder information.</w:t>
      </w:r>
    </w:p>
    <w:p w14:paraId="41DF87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Blodprøver.</w:t>
      </w:r>
    </w:p>
    <w:p w14:paraId="374B69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Scanninger.</w:t>
      </w:r>
    </w:p>
    <w:p w14:paraId="631119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Journalnotater.</w:t>
      </w:r>
    </w:p>
    <w:p w14:paraId="2202D9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Guidelines.</w:t>
      </w:r>
    </w:p>
    <w:p w14:paraId="625E42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Scores.</w:t>
      </w:r>
    </w:p>
    <w:p w14:paraId="551A30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w:t>
      </w:r>
    </w:p>
    <w:p w14:paraId="68B983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i sig selv skaber ikke bedre behandling.</w:t>
      </w:r>
    </w:p>
    <w:p w14:paraId="2FFF62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7365DF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uden retning øger den kognitive belastning.</w:t>
      </w:r>
    </w:p>
    <w:p w14:paraId="262F3C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18" w:author="Cortex-redaktionen" w:date="2026-07-21T16:29:27Z">
        <w:r>
          <w:rPr>
            <w:rFonts w:ascii="AppleSystemUIFont" w:hAnsi="AppleSystemUIFont" w:cs="AppleSystemUIFont"/>
            <w:kern w:val="0"/>
            <w:sz w:val="26"/>
            <w:szCs w:val="26"/>
            <w:lang w:val="da-DK"/>
          </w:rPr>
          <w:delText>Information bliver først værdifuld, når den ændrer den næste beslutning.</w:delText>
        </w:r>
      </w:del>
      <w:ins w:id="1019" w:author="Cortex-redaktionen" w:date="2026-07-21T16:29:27Z">
        <w:r>
          <w:rPr>
            <w:rFonts w:ascii="AppleSystemUIFont" w:hAnsi="AppleSystemUIFont" w:cs="AppleSystemUIFont"/>
            <w:kern w:val="0"/>
            <w:sz w:val="26"/>
            <w:szCs w:val="26"/>
            <w:lang w:val="da-DK"/>
          </w:rPr>
          <w:t>Information får klinisk værdi, når den kvalificerer forståelsen, beslutningen eller kommunikationen med patienten.</w:t>
        </w:r>
      </w:ins>
    </w:p>
    <w:p w14:paraId="7D2D15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princip gælder for hele Cortex.</w:t>
      </w:r>
    </w:p>
    <w:p w14:paraId="22D0730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flaskehals</w:t>
      </w:r>
    </w:p>
    <w:p w14:paraId="31DA171B" w14:textId="77777777" w:rsidR="00DA019D" w:rsidRDefault="00DA019D" w:rsidP="00DA019D">
      <w:commentRangeStart w:id="3"/>
      <w:pPr>
        <w:autoSpaceDE w:val="0"/>
        <w:autoSpaceDN w:val="0"/>
        <w:adjustRightInd w:val="0"/>
        <w:rPr>
          <w:rFonts w:ascii="AppleSystemUIFont" w:hAnsi="AppleSystemUIFont" w:cs="AppleSystemUIFont"/>
          <w:kern w:val="0"/>
          <w:sz w:val="26"/>
          <w:szCs w:val="26"/>
          <w:lang w:val="da-DK"/>
        </w:rPr>
      </w:pPr>
      <w:del w:id="1020" w:author="Cortex-redaktionen" w:date="2026-07-21T16:29:27Z">
        <w:r>
          <w:rPr>
            <w:rFonts w:ascii="AppleSystemUIFont" w:hAnsi="AppleSystemUIFont" w:cs="AppleSystemUIFont"/>
            <w:kern w:val="0"/>
            <w:sz w:val="26"/>
            <w:szCs w:val="26"/>
            <w:lang w:val="da-DK"/>
          </w:rPr>
          <w:delText>Den største begrænsning i almen praksis er ikke tid.</w:delText>
        </w:r>
      </w:del>
      <w:ins w:id="1021" w:author="Cortex-redaktionen" w:date="2026-07-21T16:29:27Z">
        <w:r>
          <w:rPr>
            <w:rFonts w:ascii="AppleSystemUIFont" w:hAnsi="AppleSystemUIFont" w:cs="AppleSystemUIFont"/>
            <w:kern w:val="0"/>
            <w:sz w:val="26"/>
            <w:szCs w:val="26"/>
            <w:lang w:val="da-DK"/>
          </w:rPr>
          <w:t>Tid er en reel begrænsning i almen praksis, men ikke den eneste.</w:t>
        </w:r>
      </w:ins>
      <w:commentRangeEnd w:id="3"/>
      <w:r>
        <w:commentReference w:id="3"/>
      </w:r>
    </w:p>
    <w:p w14:paraId="16B543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ikke mangel på evidens.</w:t>
      </w:r>
    </w:p>
    <w:p w14:paraId="42F6AC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manglen på kunstig intelligens.</w:t>
      </w:r>
    </w:p>
    <w:p w14:paraId="0C463C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22" w:author="Cortex-redaktionen" w:date="2026-07-21T16:29:27Z">
        <w:r>
          <w:rPr>
            <w:rFonts w:ascii="AppleSystemUIFont" w:hAnsi="AppleSystemUIFont" w:cs="AppleSystemUIFont"/>
            <w:kern w:val="0"/>
            <w:sz w:val="26"/>
            <w:szCs w:val="26"/>
            <w:lang w:val="da-DK"/>
          </w:rPr>
          <w:delText>Den største begrænsning er menneskets arbejdshukommelse.</w:delText>
        </w:r>
      </w:del>
      <w:ins w:id="1023" w:author="Cortex-redaktionen" w:date="2026-07-21T16:29:27Z">
        <w:r>
          <w:rPr>
            <w:rFonts w:ascii="AppleSystemUIFont" w:hAnsi="AppleSystemUIFont" w:cs="AppleSystemUIFont"/>
            <w:kern w:val="0"/>
            <w:sz w:val="26"/>
            <w:szCs w:val="26"/>
            <w:lang w:val="da-DK"/>
          </w:rPr>
          <w:t>En anden central begrænsning er menneskets arbejdshukommelse og opmærksomhed.</w:t>
        </w:r>
      </w:ins>
    </w:p>
    <w:p w14:paraId="7D9057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praktiserende læge skal konstant holde styr på:</w:t>
      </w:r>
    </w:p>
    <w:p w14:paraId="257435B9"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symptomer</w:t>
      </w:r>
    </w:p>
    <w:p w14:paraId="763DB0D4"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sandsynligheder</w:t>
      </w:r>
    </w:p>
    <w:p w14:paraId="37B59ED1"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røde flag</w:t>
      </w:r>
    </w:p>
    <w:p w14:paraId="4D9A7DAF"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w:t>
      </w:r>
    </w:p>
    <w:p w14:paraId="3AD48089"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interaktioner</w:t>
      </w:r>
    </w:p>
    <w:p w14:paraId="0553D912"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kontraindikationer</w:t>
      </w:r>
    </w:p>
    <w:p w14:paraId="7CBB3E15"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sygdomme</w:t>
      </w:r>
    </w:p>
    <w:p w14:paraId="3649B4D3"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ønsker</w:t>
      </w:r>
    </w:p>
    <w:p w14:paraId="44AACC9B"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sociale forhold</w:t>
      </w:r>
    </w:p>
    <w:p w14:paraId="67783ADC"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retningslinjer</w:t>
      </w:r>
    </w:p>
    <w:p w14:paraId="0A7700FD"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opfølgning</w:t>
      </w:r>
    </w:p>
    <w:p w14:paraId="126D8F14" w14:textId="77777777" w:rsidR="00DA019D" w:rsidRDefault="00DA019D">
      <w:pPr>
        <w:numPr>
          <w:ilvl w:val="0"/>
          <w:numId w:val="1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w:t>
      </w:r>
    </w:p>
    <w:p w14:paraId="1016A9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sammen samtidig.</w:t>
      </w:r>
    </w:p>
    <w:p w14:paraId="506B35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mennesker kan gøre dette perfekt.</w:t>
      </w:r>
    </w:p>
    <w:p w14:paraId="7A03F20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findes Cortex</w:t>
      </w:r>
    </w:p>
    <w:p w14:paraId="046972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almen praksis grundlæggende handler om at træffe gode beslutninger under usikkerhed, bør klinisk software understøtte netop dette.</w:t>
      </w:r>
    </w:p>
    <w:p w14:paraId="5C5B79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træffe beslutningerne.</w:t>
      </w:r>
    </w:p>
    <w:p w14:paraId="3C507F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hjælpe lægen med at:</w:t>
      </w:r>
    </w:p>
    <w:p w14:paraId="77283E30" w14:textId="77777777" w:rsidR="00DA019D" w:rsidRDefault="00DA019D">
      <w:pPr>
        <w:numPr>
          <w:ilvl w:val="0"/>
          <w:numId w:val="1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reducere relevant usikkerhed</w:t>
      </w:r>
    </w:p>
    <w:p w14:paraId="5DE6B76A" w14:textId="77777777" w:rsidR="00DA019D" w:rsidRDefault="00DA019D">
      <w:pPr>
        <w:numPr>
          <w:ilvl w:val="0"/>
          <w:numId w:val="1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identificere manglende information</w:t>
      </w:r>
    </w:p>
    <w:p w14:paraId="771740A3" w14:textId="77777777" w:rsidR="00DA019D" w:rsidRDefault="00DA019D">
      <w:pPr>
        <w:numPr>
          <w:ilvl w:val="0"/>
          <w:numId w:val="1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gøre evidens tilgængelig, når den er nødvendig</w:t>
      </w:r>
    </w:p>
    <w:p w14:paraId="521792F7" w14:textId="77777777" w:rsidR="00DA019D" w:rsidRDefault="00DA019D">
      <w:pPr>
        <w:numPr>
          <w:ilvl w:val="0"/>
          <w:numId w:val="1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opdage forhold, der let overses</w:t>
      </w:r>
    </w:p>
    <w:p w14:paraId="6D6E0131" w14:textId="77777777" w:rsidR="00DA019D" w:rsidRDefault="00DA019D">
      <w:pPr>
        <w:numPr>
          <w:ilvl w:val="0"/>
          <w:numId w:val="1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automatisere arbejde, der ikke kræver klinisk dømmekraft</w:t>
      </w:r>
    </w:p>
    <w:p w14:paraId="3030B1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bliver dermed ikke centrum.</w:t>
      </w:r>
    </w:p>
    <w:p w14:paraId="57159F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bliver et biprodukt.</w:t>
      </w:r>
    </w:p>
    <w:p w14:paraId="7559D31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vigtigste designregel</w:t>
      </w:r>
    </w:p>
    <w:p w14:paraId="1203F1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må aldrig starte med spørgsmålet:</w:t>
      </w:r>
    </w:p>
    <w:p w14:paraId="3C4ADA4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vil du skrive?"</w:t>
      </w:r>
    </w:p>
    <w:p w14:paraId="1EA487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skal starte med spørgsmålet:</w:t>
      </w:r>
    </w:p>
    <w:p w14:paraId="28FC5032"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"Hvilken klinisk beslutning forsøger du at træffe?"</w:t>
      </w:r>
    </w:p>
    <w:p w14:paraId="729D69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ene spørgsmål ændrer hele produktet.</w:t>
      </w:r>
    </w:p>
    <w:p w14:paraId="1D13271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02CF9E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En konsultation er ikke en proces, hvor der produceres dokumentation.</w:t>
      </w:r>
    </w:p>
    <w:p w14:paraId="7201A6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En konsultation er en proces, hvor usikkerhed reduceres tilstrækkeligt til, at den næste rigtige beslutning kan træffes.</w:t>
      </w:r>
    </w:p>
    <w:p w14:paraId="2F3301AB"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2 – Konsultationen</w:t>
      </w:r>
    </w:p>
    <w:p w14:paraId="52D3CEB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"En konsultation er ikke en samtale. Den er en proces, hvor usikkerhed reduceres tilstrækkeligt til, at den næste rigtige beslutning kan træffes."</w:t>
      </w:r>
    </w:p>
    <w:p w14:paraId="1124720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største misforståelse</w:t>
      </w:r>
    </w:p>
    <w:p w14:paraId="3E3828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digitale systemer er bygget omkring dokumenter.</w:t>
      </w:r>
    </w:p>
    <w:p w14:paraId="0B673C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Journalnotater.</w:t>
      </w:r>
    </w:p>
    <w:p w14:paraId="1299DF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Henvisninger.</w:t>
      </w:r>
    </w:p>
    <w:p w14:paraId="340E55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Recepter.</w:t>
      </w:r>
    </w:p>
    <w:p w14:paraId="24EA6C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Attester.</w:t>
      </w:r>
    </w:p>
    <w:p w14:paraId="503FC7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Prøvesvar.</w:t>
      </w:r>
    </w:p>
    <w:p w14:paraId="39D07E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systemet er konsultationen blot det, der sker, før dokumenterne bliver skrevet.</w:t>
      </w:r>
    </w:p>
    <w:p w14:paraId="0E91B9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det modsatte.</w:t>
      </w:r>
    </w:p>
    <w:p w14:paraId="077556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Dokumenterne er det, der bliver tilbage, når konsultationen er slut.</w:t>
      </w:r>
    </w:p>
    <w:p w14:paraId="3B7151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er det egentlige arbejde.</w:t>
      </w:r>
    </w:p>
    <w:p w14:paraId="054641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Dokumentationen er kun et spor af det.</w:t>
      </w:r>
    </w:p>
    <w:p w14:paraId="728FA61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del w:id="1024" w:author="Cortex-redaktionen" w:date="2026-07-21T16:29:27Z">
        <w:r>
          <w:rPr>
            <w:rFonts w:ascii="AppleSystemUIFontBold" w:hAnsi="AppleSystemUIFontBold" w:cs="AppleSystemUIFontBold"/>
            <w:b/>
            <w:bCs/>
            <w:kern w:val="0"/>
            <w:sz w:val="32"/>
            <w:szCs w:val="32"/>
            <w:lang w:val="da-DK"/>
          </w:rPr>
          <w:delText>Konsultationen begynder ikke med et symptom</w:delText>
        </w:r>
      </w:del>
      <w:ins w:id="1025" w:author="Cortex-redaktionen" w:date="2026-07-21T16:29:27Z">
        <w:r>
          <w:rPr>
            <w:rFonts w:ascii="AppleSystemUIFontBold" w:hAnsi="AppleSystemUIFontBold" w:cs="AppleSystemUIFontBold"/>
            <w:b/>
            <w:bCs/>
            <w:kern w:val="0"/>
            <w:sz w:val="32"/>
            <w:szCs w:val="32"/>
            <w:lang w:val="da-DK"/>
          </w:rPr>
          <w:t>Konsultationen begynder før symptomet bliver klinisk information</w:t>
        </w:r>
      </w:ins>
    </w:p>
    <w:p w14:paraId="0BE4B2E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26" w:author="Cortex-redaktionen" w:date="2026-07-21T16:29:27Z">
        <w:r>
          <w:rPr>
            <w:rFonts w:ascii="AppleSystemUIFont" w:hAnsi="AppleSystemUIFont" w:cs="AppleSystemUIFont"/>
            <w:kern w:val="0"/>
            <w:sz w:val="26"/>
            <w:szCs w:val="26"/>
            <w:lang w:val="da-DK"/>
          </w:rPr>
          <w:delText>Den begynder med usikkerhed.</w:delText>
        </w:r>
      </w:del>
      <w:ins w:id="1027" w:author="Cortex-redaktionen" w:date="2026-07-21T16:29:27Z">
        <w:r>
          <w:rPr>
            <w:rFonts w:ascii="AppleSystemUIFont" w:hAnsi="AppleSystemUIFont" w:cs="AppleSystemUIFont"/>
            <w:kern w:val="0"/>
            <w:sz w:val="26"/>
            <w:szCs w:val="26"/>
            <w:lang w:val="da-DK"/>
          </w:rPr>
          <w:t>Den begynder med patientens oplevelse og med usikkerhed om, hvordan den skal forstås.</w:t>
        </w:r>
      </w:ins>
    </w:p>
    <w:p w14:paraId="5FAF1D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ikke med en diagnose.</w:t>
      </w:r>
    </w:p>
    <w:p w14:paraId="5C09E2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med en oplevelse.</w:t>
      </w:r>
    </w:p>
    <w:p w14:paraId="024050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bekymring.</w:t>
      </w:r>
    </w:p>
    <w:p w14:paraId="784B13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symptom.</w:t>
      </w:r>
    </w:p>
    <w:p w14:paraId="734A4C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håb.</w:t>
      </w:r>
    </w:p>
    <w:p w14:paraId="0459D3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spørgsmål.</w:t>
      </w:r>
    </w:p>
    <w:p w14:paraId="0518D3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kommer patienten med en løsning.</w:t>
      </w:r>
    </w:p>
    <w:p w14:paraId="24890D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gange ved patienten ikke engang, hvad problemet er.</w:t>
      </w:r>
    </w:p>
    <w:p w14:paraId="38E1D9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dette tidspunkt ved hverken patient eller læge, hvad der er vigtigt.</w:t>
      </w:r>
    </w:p>
    <w:p w14:paraId="4B71CB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eksisterer for at skabe klarhed.</w:t>
      </w:r>
    </w:p>
    <w:p w14:paraId="54C3AC8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Konsultationens egentlige formål</w:t>
      </w:r>
    </w:p>
    <w:p w14:paraId="71BE71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med en konsultation er ikke at eliminere al usikkerhed.</w:t>
      </w:r>
    </w:p>
    <w:p w14:paraId="3222F5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hverken muligt eller ønskeligt.</w:t>
      </w:r>
    </w:p>
    <w:p w14:paraId="0229E9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reducere usikkerheden nok til, at den næste handling kan vælges med rimelig sikkerhed.</w:t>
      </w:r>
    </w:p>
    <w:p w14:paraId="1CF2EC1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betyder det behandling.</w:t>
      </w:r>
    </w:p>
    <w:p w14:paraId="2E573A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Nogle gange observation.</w:t>
      </w:r>
    </w:p>
    <w:p w14:paraId="6369F1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ingen behandling.</w:t>
      </w:r>
    </w:p>
    <w:p w14:paraId="727486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en akut indlæggelse.</w:t>
      </w:r>
    </w:p>
    <w:p w14:paraId="7B5F24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blot tryghed.</w:t>
      </w:r>
    </w:p>
    <w:p w14:paraId="0BFD20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god konsultation er derfor ikke nødvendigvis den, hvor diagnosen bliver stillet.</w:t>
      </w:r>
    </w:p>
    <w:p w14:paraId="08D7BC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hvor den rigtige næste beslutning bliver truffet.</w:t>
      </w:r>
    </w:p>
    <w:p w14:paraId="5200922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Konsultationen er en dynamisk proces</w:t>
      </w:r>
    </w:p>
    <w:p w14:paraId="7AF4B1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følger sjældent en fast skabelon.</w:t>
      </w:r>
    </w:p>
    <w:p w14:paraId="185D61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udvikler sig.</w:t>
      </w:r>
    </w:p>
    <w:p w14:paraId="517E9B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Hvert svar ændrer de næste spørgsmål.</w:t>
      </w:r>
    </w:p>
    <w:p w14:paraId="0122E1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Hvert fund ændrer sandsynlighederne.</w:t>
      </w:r>
    </w:p>
    <w:p w14:paraId="3225F4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beslutning åbner nye muligheder og lukker andre.</w:t>
      </w:r>
    </w:p>
    <w:p w14:paraId="7526D0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kan konsultationen ikke reduceres til en tjekliste.</w:t>
      </w:r>
    </w:p>
    <w:p w14:paraId="6D2922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kontinuerlig proces, hvor information omsættes til forståelse, og forståelse omsættes til handling.</w:t>
      </w:r>
    </w:p>
    <w:p w14:paraId="0C4A7A7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Konsultationens syv faser</w:t>
      </w:r>
    </w:p>
    <w:p w14:paraId="2048FD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Selvom ingen konsultationer er ens, følger de fleste en fælles struktur.</w:t>
      </w:r>
    </w:p>
    <w:p w14:paraId="2B2E07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lægen følger en manual.</w:t>
      </w:r>
    </w:p>
    <w:p w14:paraId="1FE469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Men fordi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naturligt bevæger sig gennem disse faser.</w:t>
      </w:r>
    </w:p>
    <w:p w14:paraId="71D3334F"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1. Orientering</w:t>
      </w:r>
    </w:p>
    <w:p w14:paraId="4E645C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 de første spørgsmål stilles, begynder konsultationen.</w:t>
      </w:r>
    </w:p>
    <w:p w14:paraId="7B33FB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ser patienten ud?</w:t>
      </w:r>
    </w:p>
    <w:p w14:paraId="144498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Virker patienten alvorligt syg?</w:t>
      </w:r>
    </w:p>
    <w:p w14:paraId="269C0E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der noget, som kræver øjeblikkelig handling?</w:t>
      </w:r>
    </w:p>
    <w:p w14:paraId="4BE6B7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der noget, der ikke passer med forventningerne?</w:t>
      </w:r>
    </w:p>
    <w:p w14:paraId="6D159F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danner hurtigt et første mentalt billede.</w:t>
      </w:r>
    </w:p>
    <w:p w14:paraId="718CA3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 diagnose.</w:t>
      </w:r>
    </w:p>
    <w:p w14:paraId="3B620E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retning.</w:t>
      </w:r>
    </w:p>
    <w:p w14:paraId="758A89AD"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2. Problemformulering</w:t>
      </w:r>
    </w:p>
    <w:p w14:paraId="5ED0A3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første forklaring er sjældent hele problemet.</w:t>
      </w:r>
    </w:p>
    <w:p w14:paraId="052947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første opgave er derfor ikke at stille en diagnose.</w:t>
      </w:r>
    </w:p>
    <w:p w14:paraId="1B973A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at forstå, hvad der faktisk skal løses.</w:t>
      </w:r>
    </w:p>
    <w:p w14:paraId="13B4C1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spørgsmål er ofte vanskeligere, end det lyder.</w:t>
      </w:r>
    </w:p>
    <w:p w14:paraId="18655E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om "svimmelhed" kan handle om:</w:t>
      </w:r>
    </w:p>
    <w:p w14:paraId="03E38630"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vestibulær sygdom</w:t>
      </w:r>
    </w:p>
    <w:p w14:paraId="4A9FA113"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medicinbivirkning</w:t>
      </w:r>
    </w:p>
    <w:p w14:paraId="68F3343C"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angst</w:t>
      </w:r>
    </w:p>
    <w:p w14:paraId="5527D5EF"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ortostatisk</w:t>
      </w:r>
      <w:proofErr w:type="spellEnd"/>
      <w:r>
        <w:rPr>
          <w:rFonts w:ascii="AppleSystemUIFont" w:hAnsi="AppleSystemUIFont" w:cs="AppleSystemUIFont"/>
          <w:kern w:val="0"/>
          <w:sz w:val="26"/>
          <w:szCs w:val="26"/>
          <w:lang w:val="da-DK"/>
        </w:rPr>
        <w:t xml:space="preserve"> hypotension</w:t>
      </w:r>
    </w:p>
    <w:p w14:paraId="7447207E"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socialt problem</w:t>
      </w:r>
    </w:p>
    <w:p w14:paraId="67B6667A" w14:textId="77777777" w:rsidR="00DA019D" w:rsidRDefault="00DA019D">
      <w:pPr>
        <w:numPr>
          <w:ilvl w:val="0"/>
          <w:numId w:val="1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frygt for en hjernetumor</w:t>
      </w:r>
    </w:p>
    <w:p w14:paraId="5B8634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når problemet er forstået, giver resten mening.</w:t>
      </w:r>
    </w:p>
    <w:p w14:paraId="10F01B12"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3. Hypoteser</w:t>
      </w:r>
    </w:p>
    <w:p w14:paraId="664B41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problemet er afgrænset, begynder lægen at opstille arbejdshypoteser.</w:t>
      </w:r>
    </w:p>
    <w:p w14:paraId="7017F6C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sandsynlige.</w:t>
      </w:r>
    </w:p>
    <w:p w14:paraId="626360F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usandsynlige.</w:t>
      </w:r>
    </w:p>
    <w:p w14:paraId="198C16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sjældne.</w:t>
      </w:r>
    </w:p>
    <w:p w14:paraId="2E3A02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alvorlige.</w:t>
      </w:r>
    </w:p>
    <w:p w14:paraId="028C19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kliniker forsøger ikke at bevise sin første hypotese.</w:t>
      </w:r>
    </w:p>
    <w:p w14:paraId="53B24F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Vedkommende forsøger at udfordre den.</w:t>
      </w:r>
    </w:p>
    <w:p w14:paraId="7A92370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kunne jeg tage fejl af?"</w:t>
      </w:r>
    </w:p>
    <w:p w14:paraId="5656AF9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må jeg ikke overse?"</w:t>
      </w:r>
    </w:p>
    <w:p w14:paraId="0DBB0FCC"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4. Informationsindsamling</w:t>
      </w:r>
    </w:p>
    <w:p w14:paraId="5C59CA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Nu bliver information målrettet.</w:t>
      </w:r>
    </w:p>
    <w:p w14:paraId="7BB745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alt skal spørges om.</w:t>
      </w:r>
    </w:p>
    <w:p w14:paraId="40EDAA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alt skal undersøges.</w:t>
      </w:r>
    </w:p>
    <w:p w14:paraId="78B796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Kun den information, der kan ændre beslutningen.</w:t>
      </w:r>
    </w:p>
    <w:p w14:paraId="362374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Hvert spørgsmål bør have et formål.</w:t>
      </w:r>
    </w:p>
    <w:p w14:paraId="09469D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Hvert objektivt fund bør kunne ændre sandsynlighederne.</w:t>
      </w:r>
    </w:p>
    <w:p w14:paraId="7514E3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blodprøve bør kunne påvirke den videre plan.</w:t>
      </w:r>
    </w:p>
    <w:p w14:paraId="3D7636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information ikke længere forventes at ændre håndteringen, bør den ikke indsamles.</w:t>
      </w:r>
    </w:p>
    <w:p w14:paraId="7B2051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princip beskytter mod både overdiagnostik, overbehandling og unødvendig administration.</w:t>
      </w:r>
    </w:p>
    <w:p w14:paraId="65C938A2"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5. Beslutning</w:t>
      </w:r>
    </w:p>
    <w:p w14:paraId="738E92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et tidspunkt stopper informationsindsamlingen.</w:t>
      </w:r>
    </w:p>
    <w:p w14:paraId="3F98A3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al usikkerhed er væk.</w:t>
      </w:r>
    </w:p>
    <w:p w14:paraId="5DBFB13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yderligere information ikke længere forventes at ændre den næste handling.</w:t>
      </w:r>
    </w:p>
    <w:p w14:paraId="1DFDD4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Nu træffes beslutningen.</w:t>
      </w:r>
    </w:p>
    <w:p w14:paraId="2DDCB6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patienten:</w:t>
      </w:r>
    </w:p>
    <w:p w14:paraId="074E27CC"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behandles?</w:t>
      </w:r>
    </w:p>
    <w:p w14:paraId="5C596E30"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observeres?</w:t>
      </w:r>
    </w:p>
    <w:p w14:paraId="6DE5004D"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henvises?</w:t>
      </w:r>
    </w:p>
    <w:p w14:paraId="05497426"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udredes?</w:t>
      </w:r>
    </w:p>
    <w:p w14:paraId="6DF9981D"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indlægges?</w:t>
      </w:r>
    </w:p>
    <w:p w14:paraId="1B4D8739" w14:textId="77777777" w:rsidR="00DA019D" w:rsidRDefault="00DA019D">
      <w:pPr>
        <w:numPr>
          <w:ilvl w:val="0"/>
          <w:numId w:val="1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afsluttes?</w:t>
      </w:r>
    </w:p>
    <w:p w14:paraId="084964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konsultationens vigtigste øjeblik.</w:t>
      </w:r>
    </w:p>
    <w:p w14:paraId="7CAFED89"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6. Kommunikation</w:t>
      </w:r>
    </w:p>
    <w:p w14:paraId="0438AC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god beslutning har ingen værdi, hvis patienten ikke forstår den.</w:t>
      </w:r>
    </w:p>
    <w:p w14:paraId="0D30A5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forklarer:</w:t>
      </w:r>
    </w:p>
    <w:p w14:paraId="1E54FF84"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vurderingen</w:t>
      </w:r>
    </w:p>
    <w:p w14:paraId="3DDB2938"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usikkerheden</w:t>
      </w:r>
    </w:p>
    <w:p w14:paraId="1BC92103"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planen</w:t>
      </w:r>
    </w:p>
    <w:p w14:paraId="0E043780"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forventet forløb</w:t>
      </w:r>
    </w:p>
    <w:p w14:paraId="52D1E0F2"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alarmsymptomer</w:t>
      </w:r>
    </w:p>
    <w:p w14:paraId="58AF8DA3" w14:textId="77777777" w:rsidR="00DA019D" w:rsidRDefault="00DA019D">
      <w:pPr>
        <w:numPr>
          <w:ilvl w:val="0"/>
          <w:numId w:val="1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patienten skal reagere</w:t>
      </w:r>
    </w:p>
    <w:p w14:paraId="61D98B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Her bliver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til fælles beslutningstagning.</w:t>
      </w:r>
    </w:p>
    <w:p w14:paraId="71C4773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er ikke et juridisk tillæg.</w:t>
      </w:r>
    </w:p>
    <w:p w14:paraId="191EE3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del af behandlingen.</w:t>
      </w:r>
    </w:p>
    <w:p w14:paraId="470A84D9"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7. Dokumentation</w:t>
      </w:r>
    </w:p>
    <w:p w14:paraId="799740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nu kommer journalen.</w:t>
      </w:r>
    </w:p>
    <w:p w14:paraId="3A9F40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beskriver ikke konsultationen.</w:t>
      </w:r>
    </w:p>
    <w:p w14:paraId="0A8AFF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dokumenterer resultatet af konsultationen.</w:t>
      </w:r>
    </w:p>
    <w:p w14:paraId="1189A8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gælder:</w:t>
      </w:r>
    </w:p>
    <w:p w14:paraId="6919C74C" w14:textId="77777777" w:rsidR="00DA019D" w:rsidRDefault="00DA019D">
      <w:pPr>
        <w:numPr>
          <w:ilvl w:val="0"/>
          <w:numId w:val="1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henvisninger</w:t>
      </w:r>
    </w:p>
    <w:p w14:paraId="1CFF9A82" w14:textId="77777777" w:rsidR="00DA019D" w:rsidRDefault="00DA019D">
      <w:pPr>
        <w:numPr>
          <w:ilvl w:val="0"/>
          <w:numId w:val="1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recepter</w:t>
      </w:r>
    </w:p>
    <w:p w14:paraId="14D73649" w14:textId="77777777" w:rsidR="00DA019D" w:rsidRDefault="00DA019D">
      <w:pPr>
        <w:numPr>
          <w:ilvl w:val="0"/>
          <w:numId w:val="1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patientinformation</w:t>
      </w:r>
    </w:p>
    <w:p w14:paraId="1F4A45D2" w14:textId="77777777" w:rsidR="00DA019D" w:rsidRDefault="00DA019D">
      <w:pPr>
        <w:numPr>
          <w:ilvl w:val="0"/>
          <w:numId w:val="1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attester</w:t>
      </w:r>
    </w:p>
    <w:p w14:paraId="7F653EB6" w14:textId="77777777" w:rsidR="00DA019D" w:rsidRDefault="00DA019D">
      <w:pPr>
        <w:numPr>
          <w:ilvl w:val="0"/>
          <w:numId w:val="1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sygemeldinger</w:t>
      </w:r>
    </w:p>
    <w:p w14:paraId="6A23B9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produkter af den kliniske proces.</w:t>
      </w:r>
    </w:p>
    <w:p w14:paraId="7790B7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processen selv.</w:t>
      </w:r>
    </w:p>
    <w:p w14:paraId="6443A64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Hvorfor dette betyder noget</w:t>
      </w:r>
    </w:p>
    <w:p w14:paraId="124FF2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Denne forståelse ændrer fundamentalt, hvordan klinisk software bør designes.</w:t>
      </w:r>
    </w:p>
    <w:p w14:paraId="2004BB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man tror, at konsultationen handler om dokumentation, bygger man bedre teksteditorer.</w:t>
      </w:r>
    </w:p>
    <w:p w14:paraId="709635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Hvis man tror, at konsultationen handler om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bygger man beslutningsstøtte.</w:t>
      </w:r>
    </w:p>
    <w:p w14:paraId="4D8EB2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man tror, at konsultationen handler om reduktion af usikkerhed, bygger man Cortex.</w:t>
      </w:r>
    </w:p>
    <w:p w14:paraId="61712D4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følger konsultationen</w:t>
      </w:r>
    </w:p>
    <w:p w14:paraId="4DE213D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arbejde parallelt med konsultationen.</w:t>
      </w:r>
    </w:p>
    <w:p w14:paraId="751F26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skal arbejde inde i konsultationen.</w:t>
      </w:r>
    </w:p>
    <w:p w14:paraId="471F385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Når lægen stadig forsøger at forstå problemet, skal Cortex hjælpe med problemformuleringen.</w:t>
      </w:r>
    </w:p>
    <w:p w14:paraId="13C16D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indsamler information, skal Cortex hjælpe med at identificere de oplysninger, der mest sandsynligt ændrer beslutningen.</w:t>
      </w:r>
    </w:p>
    <w:p w14:paraId="7E983F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beslutningen er truffet, skal Cortex hjælpe med at kvalitetssikre den.</w:t>
      </w:r>
    </w:p>
    <w:p w14:paraId="31C686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konsultationen afsluttes, skal Cortex generere dokumentationen.</w:t>
      </w:r>
    </w:p>
    <w:p w14:paraId="28145C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altid understøtte den fase, lægen befinder sig i.</w:t>
      </w:r>
    </w:p>
    <w:p w14:paraId="30373D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Aldrig den næste.</w:t>
      </w:r>
    </w:p>
    <w:p w14:paraId="524D3A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Aldrig den forrige.</w:t>
      </w:r>
    </w:p>
    <w:p w14:paraId="0EC9A59C"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skjulte indsigt</w:t>
      </w:r>
    </w:p>
    <w:p w14:paraId="68E306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fejl, moderne kliniske software begår, er at antage, at konsultationen består af dokumenter.</w:t>
      </w:r>
    </w:p>
    <w:p w14:paraId="6882D1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den ikke.</w:t>
      </w:r>
    </w:p>
    <w:p w14:paraId="7DBAEB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består af overgange.</w:t>
      </w:r>
    </w:p>
    <w:p w14:paraId="06EA49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usikkerhed til større klarhed.</w:t>
      </w:r>
    </w:p>
    <w:p w14:paraId="650EA0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hypotese til handling.</w:t>
      </w:r>
    </w:p>
    <w:p w14:paraId="7D20DB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bekymring til plan.</w:t>
      </w:r>
    </w:p>
    <w:p w14:paraId="708A6C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information til beslutning.</w:t>
      </w:r>
    </w:p>
    <w:p w14:paraId="095FD6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disse overgange, Cortex skal understøtte.</w:t>
      </w:r>
    </w:p>
    <w:p w14:paraId="769DAB7F"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konsultationsmodel</w:t>
      </w:r>
    </w:p>
    <w:p w14:paraId="19C927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beskriver derfor konsultationen som følgende proces:</w:t>
      </w:r>
    </w:p>
    <w:p w14:paraId="550285D5"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Patient</w:t>
      </w:r>
    </w:p>
    <w:p w14:paraId="7A03A2FF"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71D5278A"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Usikkerhed</w:t>
      </w:r>
    </w:p>
    <w:p w14:paraId="4C6A9456"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5F0E03F3"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Orientering</w:t>
      </w:r>
    </w:p>
    <w:p w14:paraId="0332407B"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6EA441C4"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Problemformulering</w:t>
      </w:r>
    </w:p>
    <w:p w14:paraId="64D6FBCE"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20B4C68C"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Hypoteser</w:t>
      </w:r>
    </w:p>
    <w:p w14:paraId="57411EA4"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00297F04"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lastRenderedPageBreak/>
        <w:t>Informationsindsamling</w:t>
      </w:r>
    </w:p>
    <w:p w14:paraId="6E6AFAB3"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10EEC289"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Beslutning</w:t>
      </w:r>
    </w:p>
    <w:p w14:paraId="31CC3862"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2D058D30"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Kommunikation</w:t>
      </w:r>
    </w:p>
    <w:p w14:paraId="0D150766"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20DFB864"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Dokumentation</w:t>
      </w:r>
    </w:p>
    <w:p w14:paraId="5434EA2D"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w:t>
      </w:r>
    </w:p>
    <w:p w14:paraId="2179CDCC" w14:textId="77777777" w:rsidR="00DA019D" w:rsidRDefault="00DA019D" w:rsidP="00DA019D">
      <w:pPr>
        <w:autoSpaceDE w:val="0"/>
        <w:autoSpaceDN w:val="0"/>
        <w:adjustRightInd w:val="0"/>
        <w:rPr>
          <w:rFonts w:ascii="System Font" w:hAnsi="System Font" w:cs="System Font"/>
          <w:kern w:val="0"/>
          <w:lang w:val="da-DK"/>
        </w:rPr>
      </w:pPr>
      <w:r>
        <w:rPr>
          <w:rFonts w:ascii="System Font" w:hAnsi="System Font" w:cs="System Font"/>
          <w:kern w:val="0"/>
          <w:lang w:val="da-DK"/>
        </w:rPr>
        <w:t>Opfølgning</w:t>
      </w:r>
    </w:p>
    <w:p w14:paraId="58D8CB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er ikke centrum.</w:t>
      </w:r>
    </w:p>
    <w:p w14:paraId="0FFCFC2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ét output blandt flere.</w:t>
      </w:r>
    </w:p>
    <w:p w14:paraId="359D670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728545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Konsultationen er den primære enhed i almen praksis.</w:t>
      </w:r>
    </w:p>
    <w:p w14:paraId="7DD6FB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Journalen er blot en registrering af konsultationen.</w:t>
      </w:r>
    </w:p>
    <w:p w14:paraId="3B8D1F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i Cortex tager udgangspunkt i denne erkendelse.</w:t>
      </w:r>
    </w:p>
    <w:p w14:paraId="4902AA4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064AA6A2" w14:textId="77777777" w:rsidR="00DA019D" w:rsidRDefault="00DA019D">
      <w:pPr>
        <w:pStyle w:val="CortexBullet"/>
        <w:keepNext/>
        <w:keepLines/>
        <w:numPr>
          <w:ilvl w:val="0"/>
          <w:numId w:val="1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er en dynamisk proces – ikke et dokument.</w:t>
      </w:r>
    </w:p>
    <w:p w14:paraId="78E7439B" w14:textId="77777777" w:rsidR="00DA019D" w:rsidRDefault="00DA019D">
      <w:pPr>
        <w:pStyle w:val="CortexBullet"/>
        <w:keepNext/>
        <w:keepLines/>
        <w:numPr>
          <w:ilvl w:val="0"/>
          <w:numId w:val="1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eliminere usikkerhed, men at reducere den nok til at vælge den næste rigtige handling.</w:t>
      </w:r>
    </w:p>
    <w:p w14:paraId="5B197855" w14:textId="77777777" w:rsidR="00DA019D" w:rsidRDefault="00DA019D">
      <w:pPr>
        <w:pStyle w:val="CortexBullet"/>
        <w:keepNext/>
        <w:keepLines/>
        <w:numPr>
          <w:ilvl w:val="0"/>
          <w:numId w:val="1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har kun værdi, hvis den ændrer den kliniske håndtering.</w:t>
      </w:r>
    </w:p>
    <w:p w14:paraId="7B2A4BC9" w14:textId="77777777" w:rsidR="00DA019D" w:rsidRDefault="00DA019D">
      <w:pPr>
        <w:pStyle w:val="CortexBullet"/>
        <w:keepNext/>
        <w:keepLines/>
        <w:numPr>
          <w:ilvl w:val="0"/>
          <w:numId w:val="1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 henvisninger og recepter er produkter af konsultationen – ikke dens formål.</w:t>
      </w:r>
    </w:p>
    <w:p w14:paraId="20AA6857" w14:textId="77777777" w:rsidR="00DA019D" w:rsidRDefault="00DA019D">
      <w:pPr>
        <w:pStyle w:val="CortexBullet"/>
        <w:keepNext w:val="0"/>
        <w:keepLines/>
        <w:numPr>
          <w:ilvl w:val="0"/>
          <w:numId w:val="1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Beslutningsstøtte skal være afhængig af, hvor i konsultationen lægen befinder sig.</w:t>
      </w:r>
    </w:p>
    <w:p w14:paraId="53D173D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2556E617" w14:textId="77777777" w:rsidR="00DA019D" w:rsidRDefault="00DA019D">
      <w:pPr>
        <w:pStyle w:val="CortexBullet"/>
        <w:keepNext/>
        <w:keepLines/>
        <w:numPr>
          <w:ilvl w:val="0"/>
          <w:numId w:val="1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modellere konsultationens faser frem for dokumenttyper.</w:t>
      </w:r>
    </w:p>
    <w:p w14:paraId="11C5BD0D" w14:textId="77777777" w:rsidR="00DA019D" w:rsidRDefault="00DA019D">
      <w:pPr>
        <w:pStyle w:val="CortexBullet"/>
        <w:keepNext/>
        <w:keepLines/>
        <w:numPr>
          <w:ilvl w:val="0"/>
          <w:numId w:val="1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Beslutningsstøtte skal være kontekstafhængig og fasebevidst.</w:t>
      </w:r>
    </w:p>
    <w:p w14:paraId="69F25424" w14:textId="77777777" w:rsidR="00DA019D" w:rsidRDefault="00DA019D">
      <w:pPr>
        <w:pStyle w:val="CortexBullet"/>
        <w:keepNext/>
        <w:keepLines/>
        <w:numPr>
          <w:ilvl w:val="0"/>
          <w:numId w:val="1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AI skal forstå konsultationens aktuelle mål, før den genererer forslag.</w:t>
      </w:r>
    </w:p>
    <w:p w14:paraId="1092E0AB" w14:textId="77777777" w:rsidR="00DA019D" w:rsidRDefault="00DA019D">
      <w:pPr>
        <w:pStyle w:val="CortexBullet"/>
        <w:keepNext/>
        <w:keepLines/>
        <w:numPr>
          <w:ilvl w:val="0"/>
          <w:numId w:val="1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 skal opstå automatisk som et resultat af den kliniske proces.</w:t>
      </w:r>
    </w:p>
    <w:p w14:paraId="6DC1AFB3" w14:textId="77777777" w:rsidR="00DA019D" w:rsidRDefault="00DA019D">
      <w:pPr>
        <w:pStyle w:val="CortexBullet"/>
        <w:keepNext w:val="0"/>
        <w:keepLines/>
        <w:numPr>
          <w:ilvl w:val="0"/>
          <w:numId w:val="1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hjælpe lægen med at bevæge sig fra usikkerhed til handling med mindst mulig unødig kognitiv belastning.</w:t>
      </w:r>
    </w:p>
    <w:p w14:paraId="1A5C02B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Åbne spørgsmål</w:t>
      </w:r>
    </w:p>
    <w:p w14:paraId="56DFFB0B" w14:textId="77777777" w:rsidR="00DA019D" w:rsidRDefault="00DA019D">
      <w:pPr>
        <w:pStyle w:val="CortexBullet"/>
        <w:keepNext/>
        <w:keepLines/>
        <w:numPr>
          <w:ilvl w:val="0"/>
          <w:numId w:val="2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Kan konsultationens faser identificeres automatisk ud fra dialog, handlinger og kliniske data?</w:t>
      </w:r>
    </w:p>
    <w:p w14:paraId="69AEBE6B" w14:textId="77777777" w:rsidR="00DA019D" w:rsidRDefault="00DA019D">
      <w:pPr>
        <w:pStyle w:val="CortexBullet"/>
        <w:keepNext/>
        <w:keepLines/>
        <w:numPr>
          <w:ilvl w:val="0"/>
          <w:numId w:val="2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skifter Cortex mellem faser uden at forstyrre lægens arbejdsgang?</w:t>
      </w:r>
    </w:p>
    <w:p w14:paraId="6FCBFE83" w14:textId="77777777" w:rsidR="00DA019D" w:rsidRDefault="00DA019D">
      <w:pPr>
        <w:pStyle w:val="CortexBullet"/>
        <w:keepNext/>
        <w:keepLines/>
        <w:numPr>
          <w:ilvl w:val="0"/>
          <w:numId w:val="2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Kan systemet opdage, når konsultationen bevæger sig tilbage til en tidligere fase, f.eks. når nye oplysninger ændrer hypoteserne?</w:t>
      </w:r>
    </w:p>
    <w:p w14:paraId="7FEFDA27" w14:textId="77777777" w:rsidR="00DA019D" w:rsidRDefault="00DA019D">
      <w:pPr>
        <w:pStyle w:val="CortexBullet"/>
        <w:keepNext/>
        <w:keepLines/>
        <w:numPr>
          <w:ilvl w:val="0"/>
          <w:numId w:val="2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kan beslutningsstøtte tilpasses den enkelte læges erfaring og arbejdsstil?</w:t>
      </w:r>
    </w:p>
    <w:p w14:paraId="2F910008" w14:textId="77777777" w:rsidR="00DA019D" w:rsidRDefault="00DA019D">
      <w:pPr>
        <w:pStyle w:val="CortexBullet"/>
        <w:keepNext w:val="0"/>
        <w:keepLines/>
        <w:numPr>
          <w:ilvl w:val="0"/>
          <w:numId w:val="2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er det bedst at kvalitetssikre en beslutning – under konsultationen eller umiddelbart efter?</w:t>
      </w:r>
    </w:p>
    <w:p w14:paraId="24E2368A"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3 – Usikkerhed er ikke en fejl</w:t>
      </w:r>
    </w:p>
    <w:p w14:paraId="1553193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"Almen praksis handler ikke om at fjerne usikkerhed. Den handler om at vide, hvilken usikkerhed der kan accepteres, og hvilken der kræver handling."</w:t>
      </w:r>
    </w:p>
    <w:p w14:paraId="6E2AE0F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Vi taler om usikkerhed, som om den er et problem</w:t>
      </w:r>
    </w:p>
    <w:p w14:paraId="7E053E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medicin bruges usikkerhed ofte som noget negativt.</w:t>
      </w:r>
    </w:p>
    <w:p w14:paraId="2A4E79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der skal reduceres.</w:t>
      </w:r>
    </w:p>
    <w:p w14:paraId="1F8E8A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der helst skal forsvinde.</w:t>
      </w:r>
    </w:p>
    <w:p w14:paraId="3A6453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siger:</w:t>
      </w:r>
    </w:p>
    <w:p w14:paraId="35D7B6C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er usikker."</w:t>
      </w:r>
    </w:p>
    <w:p w14:paraId="2F8C749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"Diagnosen er usikker."</w:t>
      </w:r>
    </w:p>
    <w:p w14:paraId="3A61C5C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"Fundene er usikre."</w:t>
      </w:r>
    </w:p>
    <w:p w14:paraId="53EE60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lyder, som om noget er gået galt.</w:t>
      </w:r>
    </w:p>
    <w:p w14:paraId="7B057B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sådan fungerer almen praksis ikke.</w:t>
      </w:r>
    </w:p>
    <w:p w14:paraId="1C61EE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er ikke et tegn på dårlig medicin.</w:t>
      </w:r>
    </w:p>
    <w:p w14:paraId="7417A2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er det materiale, almen medicin arbejder i.</w:t>
      </w:r>
    </w:p>
    <w:p w14:paraId="7315F84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Patienten kommer med usikkerhed</w:t>
      </w:r>
    </w:p>
    <w:p w14:paraId="2CE1B9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ikke med sygdom.</w:t>
      </w:r>
    </w:p>
    <w:p w14:paraId="6AA454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med en historie.</w:t>
      </w:r>
    </w:p>
    <w:p w14:paraId="3D5771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symptom.</w:t>
      </w:r>
    </w:p>
    <w:p w14:paraId="5EB3D5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bekymring.</w:t>
      </w:r>
    </w:p>
    <w:p w14:paraId="340128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oplevelse.</w:t>
      </w:r>
    </w:p>
    <w:p w14:paraId="2B82E7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ved endnu ikke:</w:t>
      </w:r>
    </w:p>
    <w:p w14:paraId="57F3C00B" w14:textId="77777777" w:rsidR="00DA019D" w:rsidRDefault="00DA019D">
      <w:pPr>
        <w:numPr>
          <w:ilvl w:val="0"/>
          <w:numId w:val="2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symptomet er alvorligt</w:t>
      </w:r>
    </w:p>
    <w:p w14:paraId="3D1B423C" w14:textId="77777777" w:rsidR="00DA019D" w:rsidRDefault="00DA019D">
      <w:pPr>
        <w:numPr>
          <w:ilvl w:val="0"/>
          <w:numId w:val="2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det er nyt eller gammelt</w:t>
      </w:r>
    </w:p>
    <w:p w14:paraId="59C8C246" w14:textId="77777777" w:rsidR="00DA019D" w:rsidRDefault="00DA019D">
      <w:pPr>
        <w:numPr>
          <w:ilvl w:val="0"/>
          <w:numId w:val="2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om det kræver behandling</w:t>
      </w:r>
    </w:p>
    <w:p w14:paraId="05D1E667" w14:textId="77777777" w:rsidR="00DA019D" w:rsidRDefault="00DA019D">
      <w:pPr>
        <w:numPr>
          <w:ilvl w:val="0"/>
          <w:numId w:val="2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det er selvlimiterende</w:t>
      </w:r>
    </w:p>
    <w:p w14:paraId="6080B144" w14:textId="77777777" w:rsidR="00DA019D" w:rsidRDefault="00DA019D">
      <w:pPr>
        <w:numPr>
          <w:ilvl w:val="0"/>
          <w:numId w:val="2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det repræsenterer én sygdom eller flere</w:t>
      </w:r>
    </w:p>
    <w:p w14:paraId="441D72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Hele konsultationen starter derfor med et stort rum af usikkerhed.</w:t>
      </w:r>
    </w:p>
    <w:p w14:paraId="5C20291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Ikke al usikkerhed er lige vigtig</w:t>
      </w:r>
    </w:p>
    <w:p w14:paraId="58D511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måske den vigtigste erkendelse i hele bogen.</w:t>
      </w:r>
    </w:p>
    <w:p w14:paraId="010D33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findes mindst fire forskellige former for usikkerhed.</w:t>
      </w:r>
    </w:p>
    <w:p w14:paraId="727F1F61"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Diagnostisk usikkerhed</w:t>
      </w:r>
    </w:p>
    <w:p w14:paraId="11E3BBD0"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fejler patienten?"</w:t>
      </w:r>
    </w:p>
    <w:p w14:paraId="68A8C4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mest åbenlyse.</w:t>
      </w:r>
    </w:p>
    <w:p w14:paraId="2D9677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langt fra den eneste.</w:t>
      </w:r>
    </w:p>
    <w:p w14:paraId="7A50D90E"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Prognostisk usikkerhed</w:t>
      </w:r>
    </w:p>
    <w:p w14:paraId="0AA3E7D9"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kommer der til at ske?"</w:t>
      </w:r>
    </w:p>
    <w:p w14:paraId="4D0237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Vil patienten blive rask?</w:t>
      </w:r>
    </w:p>
    <w:p w14:paraId="692ABB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Blive dårligere?</w:t>
      </w:r>
    </w:p>
    <w:p w14:paraId="276EC2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Få komplikationer?</w:t>
      </w:r>
    </w:p>
    <w:p w14:paraId="7A101D09"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Terapeutisk usikkerhed</w:t>
      </w:r>
    </w:p>
    <w:p w14:paraId="5736CB51"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virker bedst?"</w:t>
      </w:r>
    </w:p>
    <w:p w14:paraId="6C22D5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vi behandle?</w:t>
      </w:r>
    </w:p>
    <w:p w14:paraId="0F68E2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Observere?</w:t>
      </w:r>
    </w:p>
    <w:p w14:paraId="45CC61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Henvise?</w:t>
      </w:r>
    </w:p>
    <w:p w14:paraId="4CBDED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Afvente?</w:t>
      </w:r>
    </w:p>
    <w:p w14:paraId="4D028656"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Beslutningsusikkerhed</w:t>
      </w:r>
    </w:p>
    <w:p w14:paraId="74E85F1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"Ved jeg nok til at vælge næste skridt?"</w:t>
      </w:r>
    </w:p>
    <w:p w14:paraId="1194EA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den vigtigste.</w:t>
      </w:r>
    </w:p>
    <w:p w14:paraId="1907F2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det er denne usikkerhed, der afgør, om konsultationen kan afsluttes.</w:t>
      </w:r>
    </w:p>
    <w:p w14:paraId="55C292C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erfarne læge reducerer ikke mest mulig usikkerhed</w:t>
      </w:r>
    </w:p>
    <w:p w14:paraId="2486B2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reducerer den rigtige usikkerhed.</w:t>
      </w:r>
    </w:p>
    <w:p w14:paraId="5E7774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afgørende forskel.</w:t>
      </w:r>
    </w:p>
    <w:p w14:paraId="27C05D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nyuddannet læge forsøger ofte at besvare alle spørgsmål.</w:t>
      </w:r>
    </w:p>
    <w:p w14:paraId="19CD34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erfaren læge forsøger at besvare de spørgsmål, der ændrer håndteringen.</w:t>
      </w:r>
    </w:p>
    <w:p w14:paraId="707649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derfor erfaring betyder så meget i almen praksis.</w:t>
      </w:r>
    </w:p>
    <w:p w14:paraId="04FC84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 erfarne læge ved alt.</w:t>
      </w:r>
    </w:p>
    <w:p w14:paraId="6672B9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vedkommende ved, hvilken usikkerhed der betyder noget.</w:t>
      </w:r>
    </w:p>
    <w:p w14:paraId="03B9CAFE"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Hvornår stopper en konsultation?</w:t>
      </w:r>
    </w:p>
    <w:p w14:paraId="09AD183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spørgsmål bliver næsten aldrig stillet.</w:t>
      </w:r>
    </w:p>
    <w:p w14:paraId="5085BF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burde det.</w:t>
      </w:r>
    </w:p>
    <w:p w14:paraId="361D12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stopper ikke, når diagnosen er fundet.</w:t>
      </w:r>
    </w:p>
    <w:p w14:paraId="145843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stopper ikke, når journalen er skrevet.</w:t>
      </w:r>
    </w:p>
    <w:p w14:paraId="19281A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stopper, når yderligere information med rimelig sandsynlighed ikke vil ændre den næste beslutning.</w:t>
      </w:r>
    </w:p>
    <w:p w14:paraId="329399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helt andet stopkriterium.</w:t>
      </w:r>
    </w:p>
    <w:p w14:paraId="21B5431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Safety-net er en måde at håndtere usikkerhed på</w:t>
      </w:r>
    </w:p>
    <w:p w14:paraId="41DB08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bliver ofte beskrevet som information til patienten.</w:t>
      </w:r>
    </w:p>
    <w:p w14:paraId="0AEC31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 snævert.</w:t>
      </w:r>
    </w:p>
    <w:p w14:paraId="222F187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er en erkendelse af, at usikkerheden fortsætter efter konsultationen.</w:t>
      </w:r>
    </w:p>
    <w:p w14:paraId="03CAC9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siger i virkeligheden:</w:t>
      </w:r>
    </w:p>
    <w:p w14:paraId="15A7C50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"Vi ved nok til at vælge den rigtige handling i dag, men hvis virkeligheden udvikler sig anderledes end forventet, skal planen ændres."</w:t>
      </w:r>
    </w:p>
    <w:p w14:paraId="603E1C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er derfor ikke et tillæg.</w:t>
      </w:r>
    </w:p>
    <w:p w14:paraId="49C999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en integreret del af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515A898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Hvorfor dette ændrer Cortex</w:t>
      </w:r>
    </w:p>
    <w:p w14:paraId="195B84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usikkerhed er konsultationens råmateriale, bliver Cortex' opgave ikke at levere svar.</w:t>
      </w:r>
    </w:p>
    <w:p w14:paraId="66EE1E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at hjælpe lægen med at forstå usikkerheden.</w:t>
      </w:r>
    </w:p>
    <w:p w14:paraId="581C14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kunne skelne mellem:</w:t>
      </w:r>
    </w:p>
    <w:p w14:paraId="48527A1B" w14:textId="77777777" w:rsidR="00DA019D" w:rsidRDefault="00DA019D">
      <w:pPr>
        <w:numPr>
          <w:ilvl w:val="0"/>
          <w:numId w:val="2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der kræver handling</w:t>
      </w:r>
    </w:p>
    <w:p w14:paraId="1F23334E" w14:textId="77777777" w:rsidR="00DA019D" w:rsidRDefault="00DA019D">
      <w:pPr>
        <w:numPr>
          <w:ilvl w:val="0"/>
          <w:numId w:val="2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der kræver mere information</w:t>
      </w:r>
    </w:p>
    <w:p w14:paraId="2473F47B" w14:textId="77777777" w:rsidR="00DA019D" w:rsidRDefault="00DA019D">
      <w:pPr>
        <w:numPr>
          <w:ilvl w:val="0"/>
          <w:numId w:val="2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der kan accepteres</w:t>
      </w:r>
    </w:p>
    <w:p w14:paraId="0F76CE8E" w14:textId="77777777" w:rsidR="00DA019D" w:rsidRDefault="00DA019D">
      <w:pPr>
        <w:numPr>
          <w:ilvl w:val="0"/>
          <w:numId w:val="2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der kan håndteres med opfølgning og safety-net</w:t>
      </w:r>
    </w:p>
    <w:p w14:paraId="5BDED6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mere ambitiøs opgave end at foreslå en diagnose.</w:t>
      </w:r>
    </w:p>
    <w:p w14:paraId="1F7D391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ny definition af klinisk beslutningsstøtte</w:t>
      </w:r>
    </w:p>
    <w:p w14:paraId="2204CE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Traditionelt tænker man beslutningsstøtte som:</w:t>
      </w:r>
    </w:p>
    <w:p w14:paraId="2D72CA7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"Her er den anbefalede behandling."</w:t>
      </w:r>
    </w:p>
    <w:p w14:paraId="27CEC3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foreslår en anden definition:</w:t>
      </w:r>
    </w:p>
    <w:p w14:paraId="4230BD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Klinisk beslutningsstøtte er hjælp til at identificere, reducere og håndtere den usikkerhed, der er relevant for den næste beslutning.</w:t>
      </w:r>
    </w:p>
    <w:p w14:paraId="62D585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ændrer alt.</w:t>
      </w:r>
    </w:p>
    <w:p w14:paraId="10426D5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kende usikkerhedens form</w:t>
      </w:r>
    </w:p>
    <w:p w14:paraId="5F6985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To patienter kan have de samme symptomer.</w:t>
      </w:r>
    </w:p>
    <w:p w14:paraId="6E3F42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ikke den samme usikkerhed.</w:t>
      </w:r>
    </w:p>
    <w:p w14:paraId="0BF720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ene patient med hoste har brug for afklaring af, om der er pneumoni.</w:t>
      </w:r>
    </w:p>
    <w:p w14:paraId="22AEE3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anden har brug for afklaring af, om der er lungekræft.</w:t>
      </w:r>
    </w:p>
    <w:p w14:paraId="2A4DEE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tredje har allerede en sandsynlig diagnose, men er usikker på behandlingen.</w:t>
      </w:r>
    </w:p>
    <w:p w14:paraId="0AD28D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kun ser symptomer, bliver hjælpen generisk.</w:t>
      </w:r>
    </w:p>
    <w:p w14:paraId="4A98A2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forstår usikkerheden, bliver hjælpen præcis.</w:t>
      </w:r>
    </w:p>
    <w:p w14:paraId="67606CD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vigtigste designregel</w:t>
      </w:r>
    </w:p>
    <w:p w14:paraId="793C9F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aldrig spørge:</w:t>
      </w:r>
    </w:p>
    <w:p w14:paraId="25CA015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er diagnosen?"</w:t>
      </w:r>
    </w:p>
    <w:p w14:paraId="51A31A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skal spørge:</w:t>
      </w:r>
    </w:p>
    <w:p w14:paraId="793BEEB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"Hvilken usikkerhed forsøger du at reducere?"</w:t>
      </w:r>
    </w:p>
    <w:p w14:paraId="0B42FE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ene spørgsmål flytter fokus fra sygdom til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5D4BCD6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40144A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God almen medicin handler ikke om at vide alt.</w:t>
      </w:r>
    </w:p>
    <w:p w14:paraId="656E85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handler om at vide nok til at træffe den rigtige næste beslutning.</w:t>
      </w:r>
    </w:p>
    <w:p w14:paraId="1979E6B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74948BF0" w14:textId="77777777" w:rsidR="00DA019D" w:rsidRDefault="00DA019D">
      <w:pPr>
        <w:pStyle w:val="CortexBullet"/>
        <w:keepNext/>
        <w:keepLines/>
        <w:numPr>
          <w:ilvl w:val="0"/>
          <w:numId w:val="2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er et grundvilkår, ikke en fejl.</w:t>
      </w:r>
    </w:p>
    <w:p w14:paraId="01C95C65" w14:textId="77777777" w:rsidR="00DA019D" w:rsidRDefault="00DA019D">
      <w:pPr>
        <w:pStyle w:val="CortexBullet"/>
        <w:keepNext/>
        <w:keepLines/>
        <w:numPr>
          <w:ilvl w:val="0"/>
          <w:numId w:val="2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Konsultationens mål er ikke maksimal sikkerhed, men tilstrækkelig sikkerhed til at handle forsvarligt.</w:t>
      </w:r>
    </w:p>
    <w:p w14:paraId="24EA38E1" w14:textId="77777777" w:rsidR="00DA019D" w:rsidRDefault="00DA019D">
      <w:pPr>
        <w:pStyle w:val="CortexBullet"/>
        <w:keepNext/>
        <w:keepLines/>
        <w:numPr>
          <w:ilvl w:val="0"/>
          <w:numId w:val="2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 usikkerhed har samme kliniske betydning.</w:t>
      </w:r>
    </w:p>
    <w:p w14:paraId="4894CD55" w14:textId="77777777" w:rsidR="00DA019D" w:rsidRDefault="00DA019D">
      <w:pPr>
        <w:pStyle w:val="CortexBullet"/>
        <w:keepNext/>
        <w:keepLines/>
        <w:numPr>
          <w:ilvl w:val="0"/>
          <w:numId w:val="2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er en aktiv strategi til at håndtere vedvarende usikkerhed.</w:t>
      </w:r>
    </w:p>
    <w:p w14:paraId="0F960C33" w14:textId="77777777" w:rsidR="00DA019D" w:rsidRDefault="00DA019D">
      <w:pPr>
        <w:pStyle w:val="CortexBullet"/>
        <w:keepNext w:val="0"/>
        <w:keepLines/>
        <w:numPr>
          <w:ilvl w:val="0"/>
          <w:numId w:val="2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Beslutningsstøtte bør tage udgangspunkt i den aktuelle usikkerhed – ikke kun i symptomer eller diagnoser.</w:t>
      </w:r>
    </w:p>
    <w:p w14:paraId="6F9C4B7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5A0890AA" w14:textId="77777777" w:rsidR="00DA019D" w:rsidRDefault="00DA019D">
      <w:pPr>
        <w:pStyle w:val="CortexBullet"/>
        <w:keepNext/>
        <w:keepLines/>
        <w:numPr>
          <w:ilvl w:val="0"/>
          <w:numId w:val="2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modellere forskellige typer af usikkerhed, ikke kun sygdomme.</w:t>
      </w:r>
    </w:p>
    <w:p w14:paraId="15A2A1A7" w14:textId="77777777" w:rsidR="00DA019D" w:rsidRDefault="00DA019D">
      <w:pPr>
        <w:pStyle w:val="CortexBullet"/>
        <w:keepNext/>
        <w:keepLines/>
        <w:numPr>
          <w:ilvl w:val="0"/>
          <w:numId w:val="2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Beslutningsstøtte skal være målrettet den usikkerhed, der er mest afgørende for næste skridt.</w:t>
      </w:r>
    </w:p>
    <w:p w14:paraId="1B20399E" w14:textId="77777777" w:rsidR="00DA019D" w:rsidRDefault="00DA019D">
      <w:pPr>
        <w:pStyle w:val="CortexBullet"/>
        <w:keepNext/>
        <w:keepLines/>
        <w:numPr>
          <w:ilvl w:val="0"/>
          <w:numId w:val="2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foreslå, hvornår yderligere information er værdifuld – og hvornår den sandsynligvis ikke vil ændre håndteringen.</w:t>
      </w:r>
    </w:p>
    <w:p w14:paraId="3E4F33D9" w14:textId="77777777" w:rsidR="00DA019D" w:rsidRDefault="00DA019D">
      <w:pPr>
        <w:pStyle w:val="CortexBullet"/>
        <w:keepNext w:val="0"/>
        <w:keepLines/>
        <w:numPr>
          <w:ilvl w:val="0"/>
          <w:numId w:val="2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Safety-net og opfølgning skal behandles som centrale kliniske interventioner, ikke som dokumentationskrav.</w:t>
      </w:r>
    </w:p>
    <w:p w14:paraId="5805AE0A"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4 – Menneskets største begrænsning</w:t>
      </w:r>
    </w:p>
    <w:p w14:paraId="6CF2A9D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"Den største begrænsning i almen praksis er ikke tid. Den er arbejdshukommelsen."</w:t>
      </w:r>
    </w:p>
    <w:p w14:paraId="7D4C216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Den klassiske forklaring</w:t>
      </w:r>
    </w:p>
    <w:p w14:paraId="6CA9D8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praktiserende læger bliver spurgt, hvorfor arbejdet er hårdt, handler svarene ofte om:</w:t>
      </w:r>
    </w:p>
    <w:p w14:paraId="4ADD415E" w14:textId="77777777" w:rsidR="00DA019D" w:rsidRDefault="00DA019D">
      <w:pPr>
        <w:numPr>
          <w:ilvl w:val="0"/>
          <w:numId w:val="2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lidt tid</w:t>
      </w:r>
    </w:p>
    <w:p w14:paraId="2521A32B" w14:textId="77777777" w:rsidR="00DA019D" w:rsidRDefault="00DA019D">
      <w:pPr>
        <w:numPr>
          <w:ilvl w:val="0"/>
          <w:numId w:val="2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mange patienter</w:t>
      </w:r>
    </w:p>
    <w:p w14:paraId="167D714E" w14:textId="77777777" w:rsidR="00DA019D" w:rsidRDefault="00DA019D">
      <w:pPr>
        <w:numPr>
          <w:ilvl w:val="0"/>
          <w:numId w:val="2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meget administration</w:t>
      </w:r>
    </w:p>
    <w:p w14:paraId="65707827" w14:textId="77777777" w:rsidR="00DA019D" w:rsidRDefault="00DA019D">
      <w:pPr>
        <w:numPr>
          <w:ilvl w:val="0"/>
          <w:numId w:val="2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mange regler</w:t>
      </w:r>
    </w:p>
    <w:p w14:paraId="26BE60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dette er rigtigt.</w:t>
      </w:r>
    </w:p>
    <w:p w14:paraId="708B397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ikke den dybeste forklaring.</w:t>
      </w:r>
    </w:p>
    <w:p w14:paraId="2828A3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To læger kan have præcis den samme arbejdsdag.</w:t>
      </w:r>
    </w:p>
    <w:p w14:paraId="3A168A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ene går hjem træt.</w:t>
      </w:r>
    </w:p>
    <w:p w14:paraId="0DD2C2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anden går hjem mentalt udmattet.</w:t>
      </w:r>
    </w:p>
    <w:p w14:paraId="69789B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Forskellen er sjældent antallet af patienter.</w:t>
      </w:r>
    </w:p>
    <w:p w14:paraId="52F9D0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Forskellen er den mentale belastning.</w:t>
      </w:r>
    </w:p>
    <w:p w14:paraId="781530D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Arbejdshukommelsen er flaskehalsen</w:t>
      </w:r>
    </w:p>
    <w:p w14:paraId="5FFF12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Menneskets arbejdshukommelse er begrænset.</w:t>
      </w:r>
    </w:p>
    <w:p w14:paraId="577F32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kan kun holde et begrænset antal informationer aktive ad gangen.</w:t>
      </w:r>
    </w:p>
    <w:p w14:paraId="45C448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gælder alle mennesker.</w:t>
      </w:r>
    </w:p>
    <w:p w14:paraId="160B52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Også erfarne læger.</w:t>
      </w:r>
    </w:p>
    <w:p w14:paraId="4B619B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Erfaring gør ikke arbejdshukommelsen større.</w:t>
      </w:r>
    </w:p>
    <w:p w14:paraId="7AA5F8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gør den mere effektiv.</w:t>
      </w:r>
    </w:p>
    <w:p w14:paraId="2A35DA87"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Hvad holder en praktiserende læge aktivt i hovedet?</w:t>
      </w:r>
    </w:p>
    <w:p w14:paraId="6F0D3E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Under en almindelig konsultation forsøger lægen samtidig at holde styr på:</w:t>
      </w:r>
    </w:p>
    <w:p w14:paraId="6A260C20"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hovedproblem</w:t>
      </w:r>
    </w:p>
    <w:p w14:paraId="50AC2488"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differentialdiagnoser</w:t>
      </w:r>
    </w:p>
    <w:p w14:paraId="77024760"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røde flag</w:t>
      </w:r>
    </w:p>
    <w:p w14:paraId="2D792324"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sygdomme</w:t>
      </w:r>
    </w:p>
    <w:p w14:paraId="1B45D9E6"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w:t>
      </w:r>
    </w:p>
    <w:p w14:paraId="61C4FA69"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interaktioner</w:t>
      </w:r>
    </w:p>
    <w:p w14:paraId="5CC76E47"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allergier</w:t>
      </w:r>
    </w:p>
    <w:p w14:paraId="69DE755A"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egne bekymringer</w:t>
      </w:r>
    </w:p>
    <w:p w14:paraId="1648FC8D"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sociale forhold</w:t>
      </w:r>
    </w:p>
    <w:p w14:paraId="090D748F"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konsultationer</w:t>
      </w:r>
    </w:p>
    <w:p w14:paraId="643D426D"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nationale anbefalinger</w:t>
      </w:r>
    </w:p>
    <w:p w14:paraId="1D2A3D72"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lokale arbejdsgange</w:t>
      </w:r>
    </w:p>
    <w:p w14:paraId="7883FCD4"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tiden</w:t>
      </w:r>
    </w:p>
    <w:p w14:paraId="7A87369D"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næste patient</w:t>
      </w:r>
    </w:p>
    <w:p w14:paraId="304730ED" w14:textId="77777777" w:rsidR="00DA019D" w:rsidRDefault="00DA019D">
      <w:pPr>
        <w:numPr>
          <w:ilvl w:val="0"/>
          <w:numId w:val="2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dokumentationen</w:t>
      </w:r>
    </w:p>
    <w:p w14:paraId="362CD2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mennesker kan holde alt dette aktivt samtidig.</w:t>
      </w:r>
    </w:p>
    <w:p w14:paraId="709D39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et spørgsmål om intelligens.</w:t>
      </w:r>
    </w:p>
    <w:p w14:paraId="5AB6E7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biologi.</w:t>
      </w:r>
    </w:p>
    <w:p w14:paraId="3FFCB71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opstår fejl</w:t>
      </w:r>
    </w:p>
    <w:p w14:paraId="5D0A00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kliniske fejl skyldes ikke manglende viden.</w:t>
      </w:r>
    </w:p>
    <w:p w14:paraId="63B27E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skyldes, at relevant viden ikke bliver aktiveret på det rigtige tidspunkt.</w:t>
      </w:r>
    </w:p>
    <w:p w14:paraId="51B634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kendte godt kontraindikationen.</w:t>
      </w:r>
    </w:p>
    <w:p w14:paraId="560A7E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blev bare ikke tænkt på.</w:t>
      </w:r>
    </w:p>
    <w:p w14:paraId="6B9D41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vidste godt, at symptomet kunne være alvorligt.</w:t>
      </w:r>
    </w:p>
    <w:p w14:paraId="0AE47F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blev bare ikke koblet sammen.</w:t>
      </w:r>
    </w:p>
    <w:p w14:paraId="7AFFA1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kendte guideline.</w:t>
      </w:r>
    </w:p>
    <w:p w14:paraId="3BD5C16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var bare ikke mentalt tilgængelig midt i konsultationen.</w:t>
      </w:r>
    </w:p>
    <w:p w14:paraId="1268CE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vigtig forskel.</w:t>
      </w:r>
    </w:p>
    <w:p w14:paraId="539D5DF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Erfaring ændrer måden, man tænker på</w:t>
      </w:r>
    </w:p>
    <w:p w14:paraId="572BB0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erfaren læge husker ikke flere fakta.</w:t>
      </w:r>
    </w:p>
    <w:p w14:paraId="421E95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organiserer fakta bedre.</w:t>
      </w:r>
    </w:p>
    <w:p w14:paraId="2A631D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Mønstre genkendes hurtigere.</w:t>
      </w:r>
    </w:p>
    <w:p w14:paraId="376E6C1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uvæsentlige sorteres fra.</w:t>
      </w:r>
    </w:p>
    <w:p w14:paraId="2234C2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prioriteres bedre.</w:t>
      </w:r>
    </w:p>
    <w:p w14:paraId="5D14ED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virker erfarne læger ofte "hurtigere".</w:t>
      </w:r>
    </w:p>
    <w:p w14:paraId="06D9D0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tænker ikke nødvendigvis mere.</w:t>
      </w:r>
    </w:p>
    <w:p w14:paraId="6D272D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tænker mere økonomisk.</w:t>
      </w:r>
    </w:p>
    <w:p w14:paraId="46C00D32"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Hvad betyder det for software?</w:t>
      </w:r>
    </w:p>
    <w:p w14:paraId="50C71D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EPJ-systemer antager, at lægen selv kan holde sammen på alle trådene.</w:t>
      </w:r>
    </w:p>
    <w:p w14:paraId="01C42F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gemmer information.</w:t>
      </w:r>
    </w:p>
    <w:p w14:paraId="5E5CB7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organiserer den sjældent omkring den aktuelle beslutning.</w:t>
      </w:r>
    </w:p>
    <w:p w14:paraId="25F4AA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Resultatet er, at lægen bliver systemets arbejdshukommelse.</w:t>
      </w:r>
    </w:p>
    <w:p w14:paraId="363D2D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burde være omvendt.</w:t>
      </w:r>
    </w:p>
    <w:p w14:paraId="7793D79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være ekstern arbejdshukommelse</w:t>
      </w:r>
    </w:p>
    <w:p w14:paraId="7DC1DD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ikke, at AI skal tænke i stedet for lægen.</w:t>
      </w:r>
    </w:p>
    <w:p w14:paraId="116A7C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tror, at AI skal huske i stedet for lægen.</w:t>
      </w:r>
    </w:p>
    <w:p w14:paraId="3D39D9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patientens CPR-nummer.</w:t>
      </w:r>
    </w:p>
    <w:p w14:paraId="6F6996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journalhistorikken.</w:t>
      </w:r>
    </w:p>
    <w:p w14:paraId="40C1E0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kliniske kontekst.</w:t>
      </w:r>
    </w:p>
    <w:p w14:paraId="68D879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ved vi allerede?</w:t>
      </w:r>
    </w:p>
    <w:p w14:paraId="53BCC2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mangler vi?</w:t>
      </w:r>
    </w:p>
    <w:p w14:paraId="0B911B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hypoteser er stadig åbne?</w:t>
      </w:r>
    </w:p>
    <w:p w14:paraId="58D63B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røde flag er afklaret?</w:t>
      </w:r>
    </w:p>
    <w:p w14:paraId="2DBB56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Hvad er næste beslutning?</w:t>
      </w:r>
    </w:p>
    <w:p w14:paraId="06F9F3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frigør mental kapacitet til det, mennesker er bedst til: at forstå patienten, udøve dømmekraft og træffe beslutninger.</w:t>
      </w:r>
    </w:p>
    <w:p w14:paraId="6DB76C9A"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Et tankeeksperiment</w:t>
      </w:r>
    </w:p>
    <w:p w14:paraId="30CE49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to konsultationer.</w:t>
      </w:r>
    </w:p>
    <w:p w14:paraId="74DD1F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den første bruger lægen 40 % af sin mentale energi på at huske.</w:t>
      </w:r>
    </w:p>
    <w:p w14:paraId="620C5A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den anden bruger lægen 10 %.</w:t>
      </w:r>
    </w:p>
    <w:p w14:paraId="0EFE13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er den samme.</w:t>
      </w:r>
    </w:p>
    <w:p w14:paraId="4441F1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Tiden er den samme.</w:t>
      </w:r>
    </w:p>
    <w:p w14:paraId="30ECDC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kliniske viden er den samme.</w:t>
      </w:r>
    </w:p>
    <w:p w14:paraId="09C6F0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kvaliteten af konsultationen bliver sandsynligvis højere i den anden.</w:t>
      </w:r>
    </w:p>
    <w:p w14:paraId="300B15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lægen er dygtigere.</w:t>
      </w:r>
    </w:p>
    <w:p w14:paraId="344E53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mere af lægens opmærksomhed kan bruges på patienten.</w:t>
      </w:r>
    </w:p>
    <w:p w14:paraId="054E0C5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vigtigste rolle</w:t>
      </w:r>
    </w:p>
    <w:p w14:paraId="1E3BFA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Mange vil beskrive Cortex som en AI-assistent.</w:t>
      </w:r>
    </w:p>
    <w:p w14:paraId="7E0C00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foretrækker en anden beskrivelse.</w:t>
      </w:r>
    </w:p>
    <w:p w14:paraId="2D87CF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er lægens eksterne arbejdshukommelse.</w:t>
      </w:r>
    </w:p>
    <w:p w14:paraId="4E39EE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 erstatter lægens hukommelse.</w:t>
      </w:r>
    </w:p>
    <w:p w14:paraId="1F898B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frigør den.</w:t>
      </w:r>
    </w:p>
    <w:p w14:paraId="085F1CC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43E04F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Software skal ikke konkurrere om lægens opmærksomhed.</w:t>
      </w:r>
    </w:p>
    <w:p w14:paraId="0F5F13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Software skal frigøre den.</w:t>
      </w:r>
    </w:p>
    <w:p w14:paraId="563107E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er et kognitivt lag oven på journalsystemet.</w:t>
      </w:r>
    </w:p>
    <w:p w14:paraId="320821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stærkere formulering.</w:t>
      </w:r>
    </w:p>
    <w:p w14:paraId="7CF523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EPJ'et</w:t>
      </w:r>
      <w:proofErr w:type="spellEnd"/>
      <w:r>
        <w:rPr>
          <w:rFonts w:ascii="AppleSystemUIFont" w:hAnsi="AppleSystemUIFont" w:cs="AppleSystemUIFont"/>
          <w:kern w:val="0"/>
          <w:sz w:val="26"/>
          <w:szCs w:val="26"/>
          <w:lang w:val="da-DK"/>
        </w:rPr>
        <w:t xml:space="preserve"> er stadig system of </w:t>
      </w:r>
      <w:proofErr w:type="spellStart"/>
      <w:r>
        <w:rPr>
          <w:rFonts w:ascii="AppleSystemUIFont" w:hAnsi="AppleSystemUIFont" w:cs="AppleSystemUIFont"/>
          <w:kern w:val="0"/>
          <w:sz w:val="26"/>
          <w:szCs w:val="26"/>
          <w:lang w:val="da-DK"/>
        </w:rPr>
        <w:t>record</w:t>
      </w:r>
      <w:proofErr w:type="spellEnd"/>
      <w:r>
        <w:rPr>
          <w:rFonts w:ascii="AppleSystemUIFont" w:hAnsi="AppleSystemUIFont" w:cs="AppleSystemUIFont"/>
          <w:kern w:val="0"/>
          <w:sz w:val="26"/>
          <w:szCs w:val="26"/>
          <w:lang w:val="da-DK"/>
        </w:rPr>
        <w:t>.</w:t>
      </w:r>
    </w:p>
    <w:p w14:paraId="6352BA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ejer:</w:t>
      </w:r>
    </w:p>
    <w:p w14:paraId="77B9778A"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CPR</w:t>
      </w:r>
    </w:p>
    <w:p w14:paraId="212BE704"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FMK</w:t>
      </w:r>
    </w:p>
    <w:p w14:paraId="2C4A3DED"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MedCom</w:t>
      </w:r>
      <w:proofErr w:type="spellEnd"/>
    </w:p>
    <w:p w14:paraId="37366CCA"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laboratoriedata</w:t>
      </w:r>
    </w:p>
    <w:p w14:paraId="3DF843FF"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afregning</w:t>
      </w:r>
    </w:p>
    <w:p w14:paraId="78555377" w14:textId="77777777" w:rsidR="00DA019D" w:rsidRDefault="00DA019D">
      <w:pPr>
        <w:numPr>
          <w:ilvl w:val="0"/>
          <w:numId w:val="2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lovpligtig dokumentation</w:t>
      </w:r>
    </w:p>
    <w:p w14:paraId="70DD6C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ejer noget andet:</w:t>
      </w:r>
    </w:p>
    <w:p w14:paraId="79A8CAC9"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p>
    <w:p w14:paraId="5B78899D"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kontekst</w:t>
      </w:r>
    </w:p>
    <w:p w14:paraId="3A442AF8"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arbejdshukommelse</w:t>
      </w:r>
    </w:p>
    <w:p w14:paraId="64314B40"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beslutningsstøtte</w:t>
      </w:r>
    </w:p>
    <w:p w14:paraId="5220CA50"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generering af dokumentation</w:t>
      </w:r>
    </w:p>
    <w:p w14:paraId="4EFE46C3" w14:textId="77777777" w:rsidR="00DA019D" w:rsidRDefault="00DA019D">
      <w:pPr>
        <w:numPr>
          <w:ilvl w:val="0"/>
          <w:numId w:val="2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strukturering af konsultationen</w:t>
      </w:r>
    </w:p>
    <w:p>
      <w:pPr>
        <w:pStyle w:val="Part"/>
        <w:shd w:fill="15324A"/>
        <w:ind w:left="240" w:right="240"/>
      </w:pPr>
      <w:r>
        <w:rPr>
          <w:rFonts w:ascii="Aptos" w:hAnsi="Aptos"/>
          <w:b/>
          <w:color w:val="FFFFFF"/>
          <w:sz w:val="48"/>
        </w:rPr>
        <w:t>DEL II  ·  FRA INFORMATION TIL KOGNITIV STØTTE</w:t>
      </w:r>
    </w:p>
    <w:p w14:paraId="1A23C5A0"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5 – Informationssystemer er ikke kognitive systemer</w:t>
      </w:r>
    </w:p>
    <w:p w14:paraId="6961578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 moderne journalsystem er bygget til at lagre information. Cortex er bygget til at understøtte tænkning."</w:t>
      </w:r>
    </w:p>
    <w:p w14:paraId="06E4236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forkerte opgave</w:t>
      </w:r>
    </w:p>
    <w:p w14:paraId="792E18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Elektroniske patientjournaler blev skabt for at løse et vigtigt problem.</w:t>
      </w:r>
    </w:p>
    <w:p w14:paraId="786086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registrerer, opbevarer og deler vi patientinformation sikkert?</w:t>
      </w:r>
    </w:p>
    <w:p w14:paraId="2A0D09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gjorde de.</w:t>
      </w:r>
    </w:p>
    <w:p w14:paraId="512F38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digitale journaler erstattede papirjournalerne.</w:t>
      </w:r>
    </w:p>
    <w:p w14:paraId="1BA2A5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gjorde information søgbar.</w:t>
      </w:r>
    </w:p>
    <w:p w14:paraId="49AC67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gjorde dokumentation lettere at dele.</w:t>
      </w:r>
    </w:p>
    <w:p w14:paraId="7618A0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gjorde sundhedsvæsenet mere sammenhængende.</w:t>
      </w:r>
    </w:p>
    <w:p w14:paraId="29CDC4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deres egne præmisser er de en succes.</w:t>
      </w:r>
    </w:p>
    <w:p w14:paraId="55F4F7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at almen praksis har ændret sig.</w:t>
      </w:r>
    </w:p>
    <w:p w14:paraId="31BDCC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største udfordring er ikke længere at finde plads til information.</w:t>
      </w:r>
    </w:p>
    <w:p w14:paraId="594C05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udfordring er at omsætte information til gode kliniske beslutninger.</w:t>
      </w:r>
    </w:p>
    <w:p w14:paraId="548347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helt anden opgave.</w:t>
      </w:r>
    </w:p>
    <w:p w14:paraId="4BDDDEC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er ikke det samme som forståelse</w:t>
      </w:r>
    </w:p>
    <w:p w14:paraId="19B8DF2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EPJ-system kan vise:</w:t>
      </w:r>
    </w:p>
    <w:p w14:paraId="645580A1"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diagnoser</w:t>
      </w:r>
    </w:p>
    <w:p w14:paraId="3F3499CC"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w:t>
      </w:r>
    </w:p>
    <w:p w14:paraId="5FFD03DE"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w:t>
      </w:r>
    </w:p>
    <w:p w14:paraId="088A56E9"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henvisninger</w:t>
      </w:r>
    </w:p>
    <w:p w14:paraId="3E34D467"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journalnotater</w:t>
      </w:r>
    </w:p>
    <w:p w14:paraId="0BC55042" w14:textId="77777777" w:rsidR="00DA019D" w:rsidRDefault="00DA019D">
      <w:pPr>
        <w:numPr>
          <w:ilvl w:val="0"/>
          <w:numId w:val="2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røntgenbeskrivelser</w:t>
      </w:r>
    </w:p>
    <w:p w14:paraId="2BA4A97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systemet ved ikke:</w:t>
      </w:r>
    </w:p>
    <w:p w14:paraId="67067B52" w14:textId="77777777" w:rsidR="00DA019D" w:rsidRDefault="00DA019D">
      <w:pPr>
        <w:numPr>
          <w:ilvl w:val="0"/>
          <w:numId w:val="30"/>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 lægen blev bekymret</w:t>
      </w:r>
    </w:p>
    <w:p w14:paraId="7EB5D5FF" w14:textId="77777777" w:rsidR="00DA019D" w:rsidRDefault="00DA019D">
      <w:pPr>
        <w:numPr>
          <w:ilvl w:val="0"/>
          <w:numId w:val="30"/>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diagnoser der blev overvejet</w:t>
      </w:r>
    </w:p>
    <w:p w14:paraId="20DF9658" w14:textId="77777777" w:rsidR="00DA019D" w:rsidRDefault="00DA019D">
      <w:pPr>
        <w:numPr>
          <w:ilvl w:val="0"/>
          <w:numId w:val="30"/>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der blev forkastet</w:t>
      </w:r>
    </w:p>
    <w:p w14:paraId="3C976770" w14:textId="77777777" w:rsidR="00DA019D" w:rsidRDefault="00DA019D">
      <w:pPr>
        <w:numPr>
          <w:ilvl w:val="0"/>
          <w:numId w:val="30"/>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usikkerhed der stadig består</w:t>
      </w:r>
    </w:p>
    <w:p w14:paraId="176819BE" w14:textId="77777777" w:rsidR="00DA019D" w:rsidRDefault="00DA019D">
      <w:pPr>
        <w:numPr>
          <w:ilvl w:val="0"/>
          <w:numId w:val="30"/>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 patienten valgte én løsning frem for en anden</w:t>
      </w:r>
    </w:p>
    <w:p w14:paraId="0FB050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lagrer information.</w:t>
      </w:r>
    </w:p>
    <w:p w14:paraId="7A1243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Men det repræsenterer ikke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9A308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forskellen mellem data og forståelse.</w:t>
      </w:r>
    </w:p>
    <w:p w14:paraId="0481189C"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Information har en pris</w:t>
      </w:r>
    </w:p>
    <w:p w14:paraId="6799CD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manglende information.</w:t>
      </w:r>
    </w:p>
    <w:p w14:paraId="126D5D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sjældent om for meget information.</w:t>
      </w:r>
    </w:p>
    <w:p w14:paraId="089B56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praktiserende læge åbner en journal og mødes af:</w:t>
      </w:r>
    </w:p>
    <w:p w14:paraId="4A5B8BFE"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hundredevis</w:t>
      </w:r>
      <w:proofErr w:type="spellEnd"/>
      <w:r>
        <w:rPr>
          <w:rFonts w:ascii="AppleSystemUIFont" w:hAnsi="AppleSystemUIFont" w:cs="AppleSystemUIFont"/>
          <w:kern w:val="0"/>
          <w:sz w:val="26"/>
          <w:szCs w:val="26"/>
          <w:lang w:val="da-DK"/>
        </w:rPr>
        <w:t xml:space="preserve"> af notater</w:t>
      </w:r>
    </w:p>
    <w:p w14:paraId="3516685D"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 gennem mange år</w:t>
      </w:r>
    </w:p>
    <w:p w14:paraId="37AE9080"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medicinlister</w:t>
      </w:r>
    </w:p>
    <w:p w14:paraId="3EEA5ABD"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epikriser</w:t>
      </w:r>
    </w:p>
    <w:p w14:paraId="3FA7CF24"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henvisninger</w:t>
      </w:r>
    </w:p>
    <w:p w14:paraId="23C260B0"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attester</w:t>
      </w:r>
    </w:p>
    <w:p w14:paraId="7303F3C9" w14:textId="77777777" w:rsidR="00DA019D" w:rsidRDefault="00DA019D">
      <w:pPr>
        <w:numPr>
          <w:ilvl w:val="0"/>
          <w:numId w:val="3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korrespondancer</w:t>
      </w:r>
    </w:p>
    <w:p w14:paraId="79AC5A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kan være relevant.</w:t>
      </w:r>
    </w:p>
    <w:p w14:paraId="6419FE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meste er det ikke.</w:t>
      </w:r>
    </w:p>
    <w:p w14:paraId="544A3D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Paradokset er, at jo mere information systemet viser, desto mere arbejde kræver det af lægen at afgøre, hvad der faktisk betyder noget.</w:t>
      </w:r>
    </w:p>
    <w:p w14:paraId="3F2B2C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Informationssystemet reducerer ikke kompleksiteten.</w:t>
      </w:r>
    </w:p>
    <w:p w14:paraId="76642E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flytter den.</w:t>
      </w:r>
    </w:p>
    <w:p w14:paraId="7C62D5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computeren.</w:t>
      </w:r>
    </w:p>
    <w:p w14:paraId="76B655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lægen.</w:t>
      </w:r>
    </w:p>
    <w:p w14:paraId="48136AD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proofErr w:type="spellStart"/>
      <w:r>
        <w:rPr>
          <w:rFonts w:ascii="AppleSystemUIFontBold" w:hAnsi="AppleSystemUIFontBold" w:cs="AppleSystemUIFontBold"/>
          <w:b/>
          <w:bCs/>
          <w:kern w:val="0"/>
          <w:sz w:val="32"/>
          <w:szCs w:val="32"/>
          <w:lang w:val="da-DK"/>
        </w:rPr>
        <w:t>EPJ'et</w:t>
      </w:r>
      <w:proofErr w:type="spellEnd"/>
      <w:r>
        <w:rPr>
          <w:rFonts w:ascii="AppleSystemUIFontBold" w:hAnsi="AppleSystemUIFontBold" w:cs="AppleSystemUIFontBold"/>
          <w:b/>
          <w:bCs/>
          <w:kern w:val="0"/>
          <w:sz w:val="32"/>
          <w:szCs w:val="32"/>
          <w:lang w:val="da-DK"/>
        </w:rPr>
        <w:t xml:space="preserve"> husker alt</w:t>
      </w:r>
    </w:p>
    <w:p w14:paraId="2BF658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hjælper sjældent med at huske det rigtige.</w:t>
      </w:r>
    </w:p>
    <w:p w14:paraId="24BA82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er en afgørende forskel.</w:t>
      </w:r>
    </w:p>
    <w:p w14:paraId="223204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informationssystem kan gemme millioner af datapunkter.</w:t>
      </w:r>
    </w:p>
    <w:p w14:paraId="73D5FF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hjælper brugeren med at aktivere den information, der er relevant netop nu.</w:t>
      </w:r>
    </w:p>
    <w:p w14:paraId="73B1AF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forskel, Cortex forsøger at udnytte.</w:t>
      </w:r>
    </w:p>
    <w:p w14:paraId="2CE1E11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Klinisk arbejde er ikke informationsarbejde</w:t>
      </w:r>
    </w:p>
    <w:p w14:paraId="7084E9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del af konsultationen består ikke i at læse.</w:t>
      </w:r>
    </w:p>
    <w:p w14:paraId="360A42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består heller ikke i at skrive.</w:t>
      </w:r>
    </w:p>
    <w:p w14:paraId="4293D7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består i at tænke.</w:t>
      </w:r>
    </w:p>
    <w:p w14:paraId="3CB531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fortolke.</w:t>
      </w:r>
    </w:p>
    <w:p w14:paraId="0E279D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prioritere.</w:t>
      </w:r>
    </w:p>
    <w:p w14:paraId="20C4F4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afveje.</w:t>
      </w:r>
    </w:p>
    <w:p w14:paraId="3EEF49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kommunikere.</w:t>
      </w:r>
    </w:p>
    <w:p w14:paraId="7CEAC5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håndtere usikkerhed.</w:t>
      </w:r>
    </w:p>
    <w:p w14:paraId="5599FEF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processer bliver lettere, blot fordi informationen findes i en database.</w:t>
      </w:r>
    </w:p>
    <w:p w14:paraId="562CEE9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bliver lægen systemets processor</w:t>
      </w:r>
    </w:p>
    <w:p w14:paraId="14CA0C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Et moderne EPJ fungerer ofte som en harddisk.</w:t>
      </w:r>
    </w:p>
    <w:p w14:paraId="264B3E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gemmer alt.</w:t>
      </w:r>
    </w:p>
    <w:p w14:paraId="2FA8FE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processeringen foregår næsten udelukkende i lægens hoved.</w:t>
      </w:r>
    </w:p>
    <w:p w14:paraId="012BEA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skal:</w:t>
      </w:r>
    </w:p>
    <w:p w14:paraId="0CC0B48D"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forbinde oplysninger</w:t>
      </w:r>
    </w:p>
    <w:p w14:paraId="57DB352D"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opdage mønstre</w:t>
      </w:r>
    </w:p>
    <w:p w14:paraId="0F93EE48"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genkende konflikter</w:t>
      </w:r>
    </w:p>
    <w:p w14:paraId="392903BE"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huske guidelines</w:t>
      </w:r>
    </w:p>
    <w:p w14:paraId="758163B7"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identificere røde flag</w:t>
      </w:r>
    </w:p>
    <w:p w14:paraId="7FDB5F8F" w14:textId="77777777" w:rsidR="00DA019D" w:rsidRDefault="00DA019D">
      <w:pPr>
        <w:numPr>
          <w:ilvl w:val="0"/>
          <w:numId w:val="3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prioritere problemer</w:t>
      </w:r>
    </w:p>
    <w:p w14:paraId="1DEDE9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lagrer.</w:t>
      </w:r>
    </w:p>
    <w:p w14:paraId="4B1E44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tænker.</w:t>
      </w:r>
    </w:p>
    <w:p w14:paraId="63318A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arbejdsdeling, der ikke længere giver mening.</w:t>
      </w:r>
    </w:p>
    <w:p w14:paraId="7DF1B25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er et kognitivt lag</w:t>
      </w:r>
    </w:p>
    <w:p w14:paraId="3C5483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Cortex skal ikke erstatte </w:t>
      </w:r>
      <w:proofErr w:type="spellStart"/>
      <w:r>
        <w:rPr>
          <w:rFonts w:ascii="AppleSystemUIFont" w:hAnsi="AppleSystemUIFont" w:cs="AppleSystemUIFont"/>
          <w:kern w:val="0"/>
          <w:sz w:val="26"/>
          <w:szCs w:val="26"/>
          <w:lang w:val="da-DK"/>
        </w:rPr>
        <w:t>EPJ'et</w:t>
      </w:r>
      <w:proofErr w:type="spellEnd"/>
      <w:r>
        <w:rPr>
          <w:rFonts w:ascii="AppleSystemUIFont" w:hAnsi="AppleSystemUIFont" w:cs="AppleSystemUIFont"/>
          <w:kern w:val="0"/>
          <w:sz w:val="26"/>
          <w:szCs w:val="26"/>
          <w:lang w:val="da-DK"/>
        </w:rPr>
        <w:t>.</w:t>
      </w:r>
    </w:p>
    <w:p w14:paraId="113A77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i begyndelsen.</w:t>
      </w:r>
    </w:p>
    <w:p w14:paraId="0B195E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EPJ'et</w:t>
      </w:r>
      <w:proofErr w:type="spellEnd"/>
      <w:r>
        <w:rPr>
          <w:rFonts w:ascii="AppleSystemUIFont" w:hAnsi="AppleSystemUIFont" w:cs="AppleSystemUIFont"/>
          <w:kern w:val="0"/>
          <w:sz w:val="26"/>
          <w:szCs w:val="26"/>
          <w:lang w:val="da-DK"/>
        </w:rPr>
        <w:t xml:space="preserve"> er fortsat system of </w:t>
      </w:r>
      <w:proofErr w:type="spellStart"/>
      <w:r>
        <w:rPr>
          <w:rFonts w:ascii="AppleSystemUIFont" w:hAnsi="AppleSystemUIFont" w:cs="AppleSystemUIFont"/>
          <w:kern w:val="0"/>
          <w:sz w:val="26"/>
          <w:szCs w:val="26"/>
          <w:lang w:val="da-DK"/>
        </w:rPr>
        <w:t>record</w:t>
      </w:r>
      <w:proofErr w:type="spellEnd"/>
      <w:r>
        <w:rPr>
          <w:rFonts w:ascii="AppleSystemUIFont" w:hAnsi="AppleSystemUIFont" w:cs="AppleSystemUIFont"/>
          <w:kern w:val="0"/>
          <w:sz w:val="26"/>
          <w:szCs w:val="26"/>
          <w:lang w:val="da-DK"/>
        </w:rPr>
        <w:t>.</w:t>
      </w:r>
    </w:p>
    <w:p w14:paraId="675011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håndterer:</w:t>
      </w:r>
    </w:p>
    <w:p w14:paraId="05C76148"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patientidentitet</w:t>
      </w:r>
    </w:p>
    <w:p w14:paraId="4CEBB40A"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lovpligtig dokumentation</w:t>
      </w:r>
    </w:p>
    <w:p w14:paraId="0966B5E8"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recepter</w:t>
      </w:r>
    </w:p>
    <w:p w14:paraId="445D49B1"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w:t>
      </w:r>
    </w:p>
    <w:p w14:paraId="49E0DEEC"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integrationer</w:t>
      </w:r>
    </w:p>
    <w:p w14:paraId="52D4D27C" w14:textId="77777777" w:rsidR="00DA019D" w:rsidRDefault="00DA019D">
      <w:pPr>
        <w:numPr>
          <w:ilvl w:val="0"/>
          <w:numId w:val="3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afregning</w:t>
      </w:r>
    </w:p>
    <w:p w14:paraId="499BB5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har en anden rolle.</w:t>
      </w:r>
    </w:p>
    <w:p w14:paraId="7583D4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være det kognitive lag oven på journalen.</w:t>
      </w:r>
    </w:p>
    <w:p w14:paraId="5D7B09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hjælpe lægen med at:</w:t>
      </w:r>
    </w:p>
    <w:p w14:paraId="5426D619"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forstå konteksten</w:t>
      </w:r>
    </w:p>
    <w:p w14:paraId="70F05BF0"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fastholde hypoteser</w:t>
      </w:r>
    </w:p>
    <w:p w14:paraId="500404BE"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organisere information</w:t>
      </w:r>
    </w:p>
    <w:p w14:paraId="4536BEEC"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reducere usikkerhed</w:t>
      </w:r>
    </w:p>
    <w:p w14:paraId="60472BAA"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anvende evidens</w:t>
      </w:r>
    </w:p>
    <w:p w14:paraId="256300FC"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understøtte beslutninger</w:t>
      </w:r>
    </w:p>
    <w:p w14:paraId="6229906C" w14:textId="77777777" w:rsidR="00DA019D" w:rsidRDefault="00DA019D">
      <w:pPr>
        <w:numPr>
          <w:ilvl w:val="0"/>
          <w:numId w:val="3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generere dokumentationen bagefter</w:t>
      </w:r>
    </w:p>
    <w:p w14:paraId="6F9667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forsøger ikke at erstatte informationssystemet.</w:t>
      </w:r>
    </w:p>
    <w:p w14:paraId="77FAA7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forsøger at supplere det med noget, der mangler.</w:t>
      </w:r>
    </w:p>
    <w:p w14:paraId="2DCF16C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Når teknologien modnes</w:t>
      </w:r>
    </w:p>
    <w:p w14:paraId="7CA906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længere sigt kan grænsen mellem informationssystem og kognitivt system forsvinde.</w:t>
      </w:r>
    </w:p>
    <w:p w14:paraId="7B7366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fremtidigt journalsystem bør kunne begge dele.</w:t>
      </w:r>
    </w:p>
    <w:p w14:paraId="152018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Men det er ikke der, Cortex begynder.</w:t>
      </w:r>
    </w:p>
    <w:p w14:paraId="0B49B3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begynder som et kognitivt lag, fordi det er her den største værdi kan skabes uden at skulle genopbygge hele den digitale infrastruktur omkring almen praksis.</w:t>
      </w:r>
    </w:p>
    <w:p w14:paraId="258A54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Strategien er bevidst.</w:t>
      </w:r>
    </w:p>
    <w:p w14:paraId="46D625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midlertidig.</w:t>
      </w:r>
    </w:p>
    <w:p w14:paraId="44D6812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innovation</w:t>
      </w:r>
    </w:p>
    <w:p w14:paraId="7426B1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mest innovative ved Cortex er ikke kunstig intelligens.</w:t>
      </w:r>
    </w:p>
    <w:p w14:paraId="0B7FFB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heller ikke automatisk dokumentation.</w:t>
      </w:r>
    </w:p>
    <w:p w14:paraId="47DFA12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Innovation er, at vi flytter software fra at være et sted, hvor information opbevares, til et sted, hvor klinisk tænkning understøttes.</w:t>
      </w:r>
    </w:p>
    <w:p w14:paraId="693759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anden kategori af software.</w:t>
      </w:r>
    </w:p>
    <w:p w14:paraId="481B71F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5FEF8E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Informationssystemer gemmer fortiden.</w:t>
      </w:r>
    </w:p>
    <w:p w14:paraId="043154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Kognitive systemer hjælper med den næste beslutning.</w:t>
      </w:r>
    </w:p>
    <w:p w14:paraId="7371EA3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være det sidste.</w:t>
      </w:r>
    </w:p>
    <w:p w14:paraId="73D55981"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6 – Intelligens kan udvides</w:t>
      </w:r>
    </w:p>
    <w:p w14:paraId="5AD7B21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"Teknologi skal ikke erstatte menneskelig intelligens. Den skal udvide den."</w:t>
      </w:r>
    </w:p>
    <w:p w14:paraId="30D4E38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Mennesket har altid udvidet sine evner</w:t>
      </w:r>
    </w:p>
    <w:p w14:paraId="72295B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Historien om medicin er historien om menneskelige begrænsninger.</w:t>
      </w:r>
    </w:p>
    <w:p w14:paraId="37AD020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se bakterier.</w:t>
      </w:r>
    </w:p>
    <w:p w14:paraId="0334D9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opfandt vi mikroskopet.</w:t>
      </w:r>
    </w:p>
    <w:p w14:paraId="1D91C4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høre hjertelyde tydeligt.</w:t>
      </w:r>
    </w:p>
    <w:p w14:paraId="7C29A6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opfandt vi stetoskopet.</w:t>
      </w:r>
    </w:p>
    <w:p w14:paraId="64E834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se ind i kroppen.</w:t>
      </w:r>
    </w:p>
    <w:p w14:paraId="3B3266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udviklede vi røntgen, ultralyd, CT og MR.</w:t>
      </w:r>
    </w:p>
    <w:p w14:paraId="17883E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måle tusindvis af biologiske processer med vores sanser.</w:t>
      </w:r>
    </w:p>
    <w:p w14:paraId="60DCEF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byggede vi laboratorier.</w:t>
      </w:r>
    </w:p>
    <w:p w14:paraId="16EC06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generation af medicinsk teknologi har udvidet lægens evne til at observere patienten.</w:t>
      </w:r>
    </w:p>
    <w:p w14:paraId="77BC5C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teknologier erstattede lægen.</w:t>
      </w:r>
    </w:p>
    <w:p w14:paraId="102AD3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gjorde lægen bedre.</w:t>
      </w:r>
    </w:p>
    <w:p w14:paraId="2EF14D3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næste begrænsning</w:t>
      </w:r>
    </w:p>
    <w:p w14:paraId="7A2B05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dag er det sjældent vores sanser, der begrænser os.</w:t>
      </w:r>
    </w:p>
    <w:p w14:paraId="5F6CA8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begrænsning er vores evne til at håndtere kompleksitet.</w:t>
      </w:r>
    </w:p>
    <w:p w14:paraId="667C76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praktiserende læge forventes at:</w:t>
      </w:r>
    </w:p>
    <w:p w14:paraId="4FDBEB04"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huske tusindvis af kliniske anbefalinger</w:t>
      </w:r>
    </w:p>
    <w:p w14:paraId="42D3C75A"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holde sig opdateret med ny evidens</w:t>
      </w:r>
    </w:p>
    <w:p w14:paraId="5193ABCC"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håndtere polyfarmaci</w:t>
      </w:r>
    </w:p>
    <w:p w14:paraId="2932A4BA"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genkende sjældne, alvorlige sygdomme blandt almindelige symptomer</w:t>
      </w:r>
    </w:p>
    <w:p w14:paraId="16E63177"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navigere i et fragmenteret sundhedsvæsen</w:t>
      </w:r>
    </w:p>
    <w:p w14:paraId="1804570F"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dokumentere alt korrekt</w:t>
      </w:r>
    </w:p>
    <w:p w14:paraId="798C9018" w14:textId="77777777" w:rsidR="00DA019D" w:rsidRDefault="00DA019D">
      <w:pPr>
        <w:numPr>
          <w:ilvl w:val="0"/>
          <w:numId w:val="3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kommunikere klart med patienten</w:t>
      </w:r>
    </w:p>
    <w:p w14:paraId="2080EB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sammen inden for få minutter.</w:t>
      </w:r>
    </w:p>
    <w:p w14:paraId="0CC4F3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ikke mangel på intelligens.</w:t>
      </w:r>
    </w:p>
    <w:p w14:paraId="7ACC1E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at kompleksiteten er vokset hurtigere end menneskets arbejdshukommelse.</w:t>
      </w:r>
    </w:p>
    <w:p w14:paraId="77AD49F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næste generation af medicinsk teknologi</w:t>
      </w:r>
    </w:p>
    <w:p w14:paraId="4DFBF0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mikroskopet udvidede synet...</w:t>
      </w:r>
    </w:p>
    <w:p w14:paraId="553738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stetoskopet udvidede hørelsen...</w:t>
      </w:r>
    </w:p>
    <w:p w14:paraId="427C16F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laboratoriet udvidede sanserne...</w:t>
      </w:r>
    </w:p>
    <w:p w14:paraId="2D8A07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gramStart"/>
      <w:r>
        <w:rPr>
          <w:rFonts w:ascii="AppleSystemUIFont" w:hAnsi="AppleSystemUIFont" w:cs="AppleSystemUIFont"/>
          <w:kern w:val="0"/>
          <w:sz w:val="26"/>
          <w:szCs w:val="26"/>
          <w:lang w:val="da-DK"/>
        </w:rPr>
        <w:t>...så</w:t>
      </w:r>
      <w:proofErr w:type="gramEnd"/>
      <w:r>
        <w:rPr>
          <w:rFonts w:ascii="AppleSystemUIFont" w:hAnsi="AppleSystemUIFont" w:cs="AppleSystemUIFont"/>
          <w:kern w:val="0"/>
          <w:sz w:val="26"/>
          <w:szCs w:val="26"/>
          <w:lang w:val="da-DK"/>
        </w:rPr>
        <w:t xml:space="preserve"> bør den næste generation af teknologi udvide tænkningen.</w:t>
      </w:r>
    </w:p>
    <w:p w14:paraId="234DB5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tænke i stedet for lægen.</w:t>
      </w:r>
    </w:p>
    <w:p w14:paraId="774920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gøre lægen i stand til at tænke bedre.</w:t>
      </w:r>
    </w:p>
    <w:p w14:paraId="4B6E2C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rolle, Cortex skal have.</w:t>
      </w:r>
    </w:p>
    <w:p w14:paraId="4C8C9A5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 xml:space="preserve">Klinisk </w:t>
      </w:r>
      <w:proofErr w:type="spellStart"/>
      <w:r>
        <w:rPr>
          <w:rFonts w:ascii="AppleSystemUIFontBold" w:hAnsi="AppleSystemUIFontBold" w:cs="AppleSystemUIFontBold"/>
          <w:b/>
          <w:bCs/>
          <w:kern w:val="0"/>
          <w:sz w:val="32"/>
          <w:szCs w:val="32"/>
          <w:lang w:val="da-DK"/>
        </w:rPr>
        <w:t>ræsonnering</w:t>
      </w:r>
      <w:proofErr w:type="spellEnd"/>
      <w:r>
        <w:rPr>
          <w:rFonts w:ascii="AppleSystemUIFontBold" w:hAnsi="AppleSystemUIFontBold" w:cs="AppleSystemUIFontBold"/>
          <w:b/>
          <w:bCs/>
          <w:kern w:val="0"/>
          <w:sz w:val="32"/>
          <w:szCs w:val="32"/>
          <w:lang w:val="da-DK"/>
        </w:rPr>
        <w:t xml:space="preserve"> er ikke en algoritme</w:t>
      </w:r>
    </w:p>
    <w:p w14:paraId="4909F4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mest værdifulde i almen praksis kan ikke reduceres til regler.</w:t>
      </w:r>
    </w:p>
    <w:p w14:paraId="1DE313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en syntese af:</w:t>
      </w:r>
    </w:p>
    <w:p w14:paraId="2B6910C6"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medicinsk viden</w:t>
      </w:r>
    </w:p>
    <w:p w14:paraId="78B5498D"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erfaring</w:t>
      </w:r>
    </w:p>
    <w:p w14:paraId="5DD3AD51"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intuition</w:t>
      </w:r>
    </w:p>
    <w:p w14:paraId="1CACE973"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sandsynligheder</w:t>
      </w:r>
    </w:p>
    <w:p w14:paraId="30849F45"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værdier</w:t>
      </w:r>
    </w:p>
    <w:p w14:paraId="6ADEE046"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sociale forhold</w:t>
      </w:r>
    </w:p>
    <w:p w14:paraId="034EBED7"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etik</w:t>
      </w:r>
    </w:p>
    <w:p w14:paraId="7EFBF6AC" w14:textId="77777777" w:rsidR="00DA019D" w:rsidRDefault="00DA019D">
      <w:pPr>
        <w:numPr>
          <w:ilvl w:val="0"/>
          <w:numId w:val="3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kommunikation</w:t>
      </w:r>
    </w:p>
    <w:p w14:paraId="23332A0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derfor, to erfarne læger kan vælge forskellige løsninger og begge have ret.</w:t>
      </w:r>
    </w:p>
    <w:p w14:paraId="7CDF73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medicinen er tilfældig.</w:t>
      </w:r>
    </w:p>
    <w:p w14:paraId="235941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god medicin altid kræver dømmekraft.</w:t>
      </w:r>
    </w:p>
    <w:p w14:paraId="323B43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teknologi bør forsøge at erstatte denne dømmekraft.</w:t>
      </w:r>
    </w:p>
    <w:p w14:paraId="26ABAB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bør beskytte den.</w:t>
      </w:r>
    </w:p>
    <w:p w14:paraId="260DE1C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rigtige arbejdsdeling</w:t>
      </w:r>
    </w:p>
    <w:p w14:paraId="7D9B24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teknologi overtager ikke menneskets styrker.</w:t>
      </w:r>
    </w:p>
    <w:p w14:paraId="43D9C53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kompenserer for dets begrænsninger.</w:t>
      </w:r>
    </w:p>
    <w:p w14:paraId="147022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Mennesket er overlegent til:</w:t>
      </w:r>
    </w:p>
    <w:p w14:paraId="2CE87FF0"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at skabe relation</w:t>
      </w:r>
    </w:p>
    <w:p w14:paraId="6E80E231"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forstå patientens bekymringer</w:t>
      </w:r>
    </w:p>
    <w:p w14:paraId="617260FE"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fortolke nuancer</w:t>
      </w:r>
    </w:p>
    <w:p w14:paraId="7BFFDF64"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håndtere usikkerhed</w:t>
      </w:r>
    </w:p>
    <w:p w14:paraId="2229E77B"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afveje værdier</w:t>
      </w:r>
    </w:p>
    <w:p w14:paraId="3CA21F98" w14:textId="77777777" w:rsidR="00DA019D" w:rsidRDefault="00DA019D">
      <w:pPr>
        <w:numPr>
          <w:ilvl w:val="0"/>
          <w:numId w:val="3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tage ansvar</w:t>
      </w:r>
    </w:p>
    <w:p w14:paraId="32A2CF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er overlegent til:</w:t>
      </w:r>
    </w:p>
    <w:p w14:paraId="2B08E82C"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huske</w:t>
      </w:r>
    </w:p>
    <w:p w14:paraId="0FBF9749"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organisere</w:t>
      </w:r>
    </w:p>
    <w:p w14:paraId="441B80F2"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strukturere</w:t>
      </w:r>
    </w:p>
    <w:p w14:paraId="6E2E8AF2"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genfinde viden</w:t>
      </w:r>
    </w:p>
    <w:p w14:paraId="0A954740"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opdage mønstre</w:t>
      </w:r>
    </w:p>
    <w:p w14:paraId="1BDB13EE"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kvalitetssikre</w:t>
      </w:r>
    </w:p>
    <w:p w14:paraId="3E985559" w14:textId="77777777" w:rsidR="00DA019D" w:rsidRDefault="00DA019D">
      <w:pPr>
        <w:numPr>
          <w:ilvl w:val="0"/>
          <w:numId w:val="3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arbejde konsekvent uden træthed</w:t>
      </w:r>
    </w:p>
    <w:p w14:paraId="750F00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hver part gør det, den er bedst til, bliver resultatet bedre end summen af delene.</w:t>
      </w:r>
    </w:p>
    <w:p w14:paraId="691AB0B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Teknologi skal reducere mental støj</w:t>
      </w:r>
    </w:p>
    <w:p w14:paraId="3FF964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præsentere mere information.</w:t>
      </w:r>
    </w:p>
    <w:p w14:paraId="5D8F43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5C2525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kognitivt system reducerer antallet af ting, lægen behøver at tænke aktivt på.</w:t>
      </w:r>
    </w:p>
    <w:p w14:paraId="181CD3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bringer den rigtige information frem på det rigtige tidspunkt.</w:t>
      </w:r>
    </w:p>
    <w:p w14:paraId="24E135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hjælper med at fastholde konteksten.</w:t>
      </w:r>
    </w:p>
    <w:p w14:paraId="6EBE69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husker det, der ellers ville blive glemt.</w:t>
      </w:r>
    </w:p>
    <w:p w14:paraId="19F485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organiserer kompleksitet uden at skjule den.</w:t>
      </w:r>
    </w:p>
    <w:p w14:paraId="54B6EA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God teknologi gør ikke verden simplere.</w:t>
      </w:r>
    </w:p>
    <w:p w14:paraId="084FCE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gør den mere overskuelig.</w:t>
      </w:r>
    </w:p>
    <w:p w14:paraId="11B28E4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vigtigste egenskab er ydmyghed</w:t>
      </w:r>
    </w:p>
    <w:p w14:paraId="0A08A9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kende sine egne begrænsninger.</w:t>
      </w:r>
    </w:p>
    <w:p w14:paraId="095CB6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kunne sige:</w:t>
      </w:r>
    </w:p>
    <w:p w14:paraId="44D7DBE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"Der findes flere rimelige strategier."</w:t>
      </w:r>
    </w:p>
    <w:p w14:paraId="281B8EA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"Evidensen er usikker."</w:t>
      </w:r>
    </w:p>
    <w:p w14:paraId="443C417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"Denne anbefaling bygger på konsensus."</w:t>
      </w:r>
    </w:p>
    <w:p w14:paraId="56A8067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ved det ikke."</w:t>
      </w:r>
    </w:p>
    <w:p w14:paraId="070CB8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ikke, når et system altid virker sikkert.</w:t>
      </w:r>
    </w:p>
    <w:p w14:paraId="0E094C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når systemet er ærligt om sin usikkerhed.</w:t>
      </w:r>
    </w:p>
    <w:p w14:paraId="15CBBB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ydmyghed bør præge både lægen og teknologien.</w:t>
      </w:r>
    </w:p>
    <w:p w14:paraId="3A2ACD9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er ikke en kunstig læge</w:t>
      </w:r>
    </w:p>
    <w:p w14:paraId="171DC6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aldrig forsøge at være den, der træffer beslutningen.</w:t>
      </w:r>
    </w:p>
    <w:p w14:paraId="6C5573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rolle kan ikke outsources.</w:t>
      </w:r>
    </w:p>
    <w:p w14:paraId="2535E1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Cortex skal være den kollega, som:</w:t>
      </w:r>
    </w:p>
    <w:p w14:paraId="1F1B23D0"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husker det, du glemte</w:t>
      </w:r>
    </w:p>
    <w:p w14:paraId="6F399583"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finder den guideline, du ikke kunne huske</w:t>
      </w:r>
    </w:p>
    <w:p w14:paraId="0F29B037"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opdager interaktionen, du overså</w:t>
      </w:r>
    </w:p>
    <w:p w14:paraId="4D59D791"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foreslår en alternativ forklaring</w:t>
      </w:r>
    </w:p>
    <w:p w14:paraId="0AAFA840"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hjælper med at strukturere dine tanker</w:t>
      </w:r>
    </w:p>
    <w:p w14:paraId="0FD6592C" w14:textId="77777777" w:rsidR="00DA019D" w:rsidRDefault="00DA019D">
      <w:pPr>
        <w:numPr>
          <w:ilvl w:val="0"/>
          <w:numId w:val="39"/>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skriver dokumentationen, når arbejdet er gjort</w:t>
      </w:r>
    </w:p>
    <w:p w14:paraId="2D27B0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siger ikke:</w:t>
      </w:r>
    </w:p>
    <w:p w14:paraId="669C6582"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"Gør dette."</w:t>
      </w:r>
    </w:p>
    <w:p w14:paraId="18EF1A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spørger:</w:t>
      </w:r>
    </w:p>
    <w:p w14:paraId="27DF0849"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"Har du overvejet dette?"</w:t>
      </w:r>
    </w:p>
    <w:p w14:paraId="324D9D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afgørende forskel.</w:t>
      </w:r>
    </w:p>
    <w:p w14:paraId="2850740D"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Udvidet intelligens</w:t>
      </w:r>
    </w:p>
    <w:p w14:paraId="3180EE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beskriver derfor ikke Cortex som kunstig intelligens.</w:t>
      </w:r>
    </w:p>
    <w:p w14:paraId="3A37DA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beskriver Cortex som udvidet intelligens.</w:t>
      </w:r>
    </w:p>
    <w:p w14:paraId="0BC1AD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Teknologien bliver værdifuld, når den gør mennesket bedre.</w:t>
      </w:r>
    </w:p>
    <w:p w14:paraId="202FC7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når den forsøger at erstatte det.</w:t>
      </w:r>
    </w:p>
    <w:p w14:paraId="640609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forskel i filosofi.</w:t>
      </w:r>
    </w:p>
    <w:p w14:paraId="56AF87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kun i teknologi.</w:t>
      </w:r>
    </w:p>
    <w:p w14:paraId="13AB61D6"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Hvad betyder det for Cortex?</w:t>
      </w:r>
    </w:p>
    <w:p w14:paraId="30D509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skal udvide lægens intelligens, skal enhver funktion kunne besvare ét spørgsmål:</w:t>
      </w:r>
    </w:p>
    <w:p w14:paraId="77E822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Hvilken menneskelig begrænsning hjælper denne funktion med at overvinde?</w:t>
      </w:r>
    </w:p>
    <w:p w14:paraId="1F8CD3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svaret er uklart, bør funktionen sandsynligvis ikke eksistere.</w:t>
      </w:r>
    </w:p>
    <w:p w14:paraId="78A1FB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funktioner udvider hukommelsen.</w:t>
      </w:r>
    </w:p>
    <w:p w14:paraId="793855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udvider overblikket.</w:t>
      </w:r>
    </w:p>
    <w:p w14:paraId="0145353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reducerer kognitiv belastning.</w:t>
      </w:r>
    </w:p>
    <w:p w14:paraId="57169F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gør evidens anvendelig.</w:t>
      </w:r>
    </w:p>
    <w:p w14:paraId="19FB41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har alle det samme formål.</w:t>
      </w:r>
    </w:p>
    <w:p w14:paraId="5708B1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gøre lægen bedre.</w:t>
      </w:r>
    </w:p>
    <w:p w14:paraId="0385FF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overflødig.</w:t>
      </w:r>
    </w:p>
    <w:p w14:paraId="41E1CB8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0E4A0E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Hver generation af medicinsk teknologi har udvidet lægens evne til at observere patienten.</w:t>
      </w:r>
    </w:p>
    <w:p w14:paraId="4A22D1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skal udvide lægens evne til at forstå patienten.</w:t>
      </w:r>
    </w:p>
    <w:p w14:paraId="236EDE3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6F4EA0DD" w14:textId="77777777" w:rsidR="00DA019D" w:rsidRDefault="00DA019D">
      <w:pPr>
        <w:pStyle w:val="CortexBullet"/>
        <w:keepNext/>
        <w:keepLines/>
        <w:numPr>
          <w:ilvl w:val="0"/>
          <w:numId w:val="4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Medicinsk teknologi har historisk udvidet menneskets sanser; næste skridt er at udvide menneskets kognitive kapacitet.</w:t>
      </w:r>
    </w:p>
    <w:p w14:paraId="367E3ECA" w14:textId="77777777" w:rsidR="00DA019D" w:rsidRDefault="00DA019D">
      <w:pPr>
        <w:pStyle w:val="CortexBullet"/>
        <w:keepNext/>
        <w:keepLines/>
        <w:numPr>
          <w:ilvl w:val="0"/>
          <w:numId w:val="4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dømmekraft kan ikke reduceres til en algoritme, fordi den bygger på viden, erfaring, værdier og relationer.</w:t>
      </w:r>
    </w:p>
    <w:p w14:paraId="243B92A4" w14:textId="77777777" w:rsidR="00DA019D" w:rsidRDefault="00DA019D">
      <w:pPr>
        <w:pStyle w:val="CortexBullet"/>
        <w:keepNext/>
        <w:keepLines/>
        <w:numPr>
          <w:ilvl w:val="0"/>
          <w:numId w:val="4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arbejdsdeling opstår, når teknologi kompenserer for menneskets begrænsninger frem for at konkurrere med dets styrker.</w:t>
      </w:r>
    </w:p>
    <w:p w14:paraId="1C756D74" w14:textId="77777777" w:rsidR="00DA019D" w:rsidRDefault="00DA019D">
      <w:pPr>
        <w:pStyle w:val="CortexBullet"/>
        <w:keepNext/>
        <w:keepLines/>
        <w:numPr>
          <w:ilvl w:val="0"/>
          <w:numId w:val="4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skaber værdi ved at reducere mental støj og gøre relevant viden tilgængelig på det rette tidspunkt.</w:t>
      </w:r>
    </w:p>
    <w:p w14:paraId="5FF4C6BE" w14:textId="77777777" w:rsidR="00DA019D" w:rsidRDefault="00DA019D">
      <w:pPr>
        <w:pStyle w:val="CortexBullet"/>
        <w:keepNext w:val="0"/>
        <w:keepLines/>
        <w:numPr>
          <w:ilvl w:val="0"/>
          <w:numId w:val="4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Transparens og erkendelse af egne begrænsninger er forudsætninger for tillid.</w:t>
      </w:r>
    </w:p>
    <w:p w14:paraId="644F7DB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5896F5FA" w14:textId="77777777" w:rsidR="00DA019D" w:rsidRDefault="00DA019D">
      <w:pPr>
        <w:pStyle w:val="CortexBullet"/>
        <w:keepNext/>
        <w:keepLines/>
        <w:numPr>
          <w:ilvl w:val="0"/>
          <w:numId w:val="4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funktion i Cortex skal kunne begrundes med, hvilken menneskelig begrænsning den hjælper med at overvinde.</w:t>
      </w:r>
    </w:p>
    <w:p w14:paraId="32675482" w14:textId="77777777" w:rsidR="00DA019D" w:rsidRDefault="00DA019D">
      <w:pPr>
        <w:pStyle w:val="CortexBullet"/>
        <w:keepNext/>
        <w:keepLines/>
        <w:numPr>
          <w:ilvl w:val="0"/>
          <w:numId w:val="4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Cortex skal understøtte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ikke erstatte den.</w:t>
      </w:r>
    </w:p>
    <w:p w14:paraId="4121CD27" w14:textId="77777777" w:rsidR="00DA019D" w:rsidRDefault="00DA019D">
      <w:pPr>
        <w:pStyle w:val="CortexBullet"/>
        <w:keepNext/>
        <w:keepLines/>
        <w:numPr>
          <w:ilvl w:val="0"/>
          <w:numId w:val="4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være forklarende frem for autoritært og synliggøre usikkerhed, når den findes.</w:t>
      </w:r>
    </w:p>
    <w:p w14:paraId="48C82769" w14:textId="77777777" w:rsidR="00DA019D" w:rsidRDefault="00DA019D">
      <w:pPr>
        <w:pStyle w:val="CortexBullet"/>
        <w:keepNext/>
        <w:keepLines/>
        <w:numPr>
          <w:ilvl w:val="0"/>
          <w:numId w:val="4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primære succesparameter er ikke, hvor mange opgaver Cortex kan udføre, men hvor meget mental kapacitet den frigør hos lægen.</w:t>
      </w:r>
    </w:p>
    <w:p w14:paraId="419CC39B" w14:textId="77777777" w:rsidR="00DA019D" w:rsidRDefault="00DA019D">
      <w:pPr>
        <w:pStyle w:val="CortexBullet"/>
        <w:keepNext w:val="0"/>
        <w:keepLines/>
        <w:numPr>
          <w:ilvl w:val="0"/>
          <w:numId w:val="4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AI er et middel – ikke produktet. Produktet er et kognitivt system, der udvider lægens evne til at tænke.</w:t>
      </w:r>
    </w:p>
    <w:p w14:paraId="6824D79E" w14:textId="77777777" w:rsidR="00DA019D" w:rsidRDefault="00DA019D" w:rsidP="00DA019D">
      <w:pPr>
        <w:pStyle w:val="Overskrift1"/>
        <w:pageBreakBefore/>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Kapitel 7 – Kontekst er den vigtigste information</w:t>
      </w:r>
    </w:p>
    <w:p w14:paraId="6870B25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"Information bliver først værdifuld, når den forstås i sin kontekst."</w:t>
      </w:r>
    </w:p>
    <w:p w14:paraId="57B0E64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findes allerede</w:t>
      </w:r>
    </w:p>
    <w:p w14:paraId="387E6A6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moderne sundhedsvæsen mangler ikke information.</w:t>
      </w:r>
    </w:p>
    <w:p w14:paraId="64C42D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551F24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w:t>
      </w:r>
    </w:p>
    <w:p w14:paraId="26C2D16A"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journalnotater</w:t>
      </w:r>
    </w:p>
    <w:p w14:paraId="1AE889E1"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w:t>
      </w:r>
    </w:p>
    <w:p w14:paraId="65FE4352"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billeddiagnostik</w:t>
      </w:r>
    </w:p>
    <w:p w14:paraId="66697EAC"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medicinlister</w:t>
      </w:r>
    </w:p>
    <w:p w14:paraId="782D7D2C"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henvisninger</w:t>
      </w:r>
    </w:p>
    <w:p w14:paraId="04280862"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epikriser</w:t>
      </w:r>
    </w:p>
    <w:p w14:paraId="0ED653C6"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kliniske retningslinjer</w:t>
      </w:r>
    </w:p>
    <w:p w14:paraId="4F5880EF" w14:textId="77777777" w:rsidR="00DA019D" w:rsidRDefault="00DA019D">
      <w:pPr>
        <w:numPr>
          <w:ilvl w:val="0"/>
          <w:numId w:val="4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egen fortælling</w:t>
      </w:r>
    </w:p>
    <w:p w14:paraId="11573EE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sjældent, at informationen mangler.</w:t>
      </w:r>
    </w:p>
    <w:p w14:paraId="5B14AA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Problemet er, at den er fragmenteret.</w:t>
      </w:r>
    </w:p>
    <w:p w14:paraId="62D077A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samme information kan betyde noget forskelligt</w:t>
      </w:r>
    </w:p>
    <w:p w14:paraId="728BAF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Et CRP på 75.</w:t>
      </w:r>
    </w:p>
    <w:p w14:paraId="73C9DD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puls på 110.</w:t>
      </w:r>
    </w:p>
    <w:p w14:paraId="2234FC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vægttab på fem kilo.</w:t>
      </w:r>
    </w:p>
    <w:p w14:paraId="65C984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oplysninger har en fast betydning.</w:t>
      </w:r>
    </w:p>
    <w:p w14:paraId="7EF346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får først mening, når de sættes ind i en sammenhæng.</w:t>
      </w:r>
    </w:p>
    <w:p w14:paraId="55E92B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CRP 75 hos en 22-årig med tre dages hoste.</w:t>
      </w:r>
    </w:p>
    <w:p w14:paraId="6D4758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CRP 75 hos en kemoterapipatient.</w:t>
      </w:r>
    </w:p>
    <w:p w14:paraId="651AF6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CRP 75 hos en patient tre dage efter operation.</w:t>
      </w:r>
    </w:p>
    <w:p w14:paraId="567BCB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samme værdi.</w:t>
      </w:r>
    </w:p>
    <w:p w14:paraId="664284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tre vidt forskellige situationer.</w:t>
      </w:r>
    </w:p>
    <w:p w14:paraId="20D16B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Data ændrer sig ikke.</w:t>
      </w:r>
    </w:p>
    <w:p w14:paraId="1D17BE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Konteksten gør.</w:t>
      </w:r>
    </w:p>
    <w:p w14:paraId="6DA46D2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 xml:space="preserve">Klinisk </w:t>
      </w:r>
      <w:proofErr w:type="spellStart"/>
      <w:r>
        <w:rPr>
          <w:rFonts w:ascii="AppleSystemUIFontBold" w:hAnsi="AppleSystemUIFontBold" w:cs="AppleSystemUIFontBold"/>
          <w:b/>
          <w:bCs/>
          <w:kern w:val="0"/>
          <w:sz w:val="32"/>
          <w:szCs w:val="32"/>
          <w:lang w:val="da-DK"/>
        </w:rPr>
        <w:t>ræsonnering</w:t>
      </w:r>
      <w:proofErr w:type="spellEnd"/>
      <w:r>
        <w:rPr>
          <w:rFonts w:ascii="AppleSystemUIFontBold" w:hAnsi="AppleSystemUIFontBold" w:cs="AppleSystemUIFontBold"/>
          <w:b/>
          <w:bCs/>
          <w:kern w:val="0"/>
          <w:sz w:val="32"/>
          <w:szCs w:val="32"/>
          <w:lang w:val="da-DK"/>
        </w:rPr>
        <w:t xml:space="preserve"> er kontekst</w:t>
      </w:r>
    </w:p>
    <w:p w14:paraId="57FB44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en erfaren læge læser en journal, ser vedkommende ikke isolerede datapunkter.</w:t>
      </w:r>
    </w:p>
    <w:p w14:paraId="5D7862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opstår et mentalt billede.</w:t>
      </w:r>
    </w:p>
    <w:p w14:paraId="6E7696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er patientens største problem?</w:t>
      </w:r>
    </w:p>
    <w:p w14:paraId="567E45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forsøger vi at afklare?</w:t>
      </w:r>
    </w:p>
    <w:p w14:paraId="45421D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bekymrer patienten?</w:t>
      </w:r>
    </w:p>
    <w:p w14:paraId="148247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bekymrer mig?</w:t>
      </w:r>
    </w:p>
    <w:p w14:paraId="64EF0A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er allerede udelukket?</w:t>
      </w:r>
    </w:p>
    <w:p w14:paraId="417AC6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mangler vi stadig at vide?</w:t>
      </w:r>
    </w:p>
    <w:p w14:paraId="1E1EFD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mentale model er konsultationens egentlige kontekst.</w:t>
      </w:r>
    </w:p>
    <w:p w14:paraId="25FAF2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findes sjældent i journalsystemet.</w:t>
      </w:r>
    </w:p>
    <w:p w14:paraId="273889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findes i lægens hoved.</w:t>
      </w:r>
    </w:p>
    <w:p w14:paraId="6C55621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Hver konsultation starter næsten fra nul</w:t>
      </w:r>
    </w:p>
    <w:p w14:paraId="22A1D2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af de største skjulte omkostninger i almen praksis er kontekstskift.</w:t>
      </w:r>
    </w:p>
    <w:p w14:paraId="3518E5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handler om depression.</w:t>
      </w:r>
    </w:p>
    <w:p w14:paraId="173539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næste om atrieflimren.</w:t>
      </w:r>
    </w:p>
    <w:p w14:paraId="6FDF3A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næste om et barns feber.</w:t>
      </w:r>
    </w:p>
    <w:p w14:paraId="61CC9C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næste om en sygemelding.</w:t>
      </w:r>
    </w:p>
    <w:p w14:paraId="01A45B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næste om diabetes.</w:t>
      </w:r>
    </w:p>
    <w:p w14:paraId="19484A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gang skal lægen genopbygge den mentale model.</w:t>
      </w:r>
    </w:p>
    <w:p w14:paraId="055CA1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informationen mangler.</w:t>
      </w:r>
    </w:p>
    <w:p w14:paraId="4DBBD9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systemet ikke præsenterer den som en sammenhængende fortælling.</w:t>
      </w:r>
    </w:p>
    <w:p w14:paraId="73DD97F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Kontekst reducerer kognitiv belastning</w:t>
      </w:r>
    </w:p>
    <w:p w14:paraId="171C21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konteksten er tydelig, bliver mange beslutninger lettere.</w:t>
      </w:r>
    </w:p>
    <w:p w14:paraId="2D4295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der er færre muligheder.</w:t>
      </w:r>
    </w:p>
    <w:p w14:paraId="6E6D0C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 irrelevante muligheder forsvinder.</w:t>
      </w:r>
    </w:p>
    <w:p w14:paraId="68758C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Et godt kognitivt system viser ikke alt.</w:t>
      </w:r>
    </w:p>
    <w:p w14:paraId="00A087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viser det, der er vigtigt </w:t>
      </w:r>
      <w:r>
        <w:rPr>
          <w:rFonts w:ascii="AppleSystemUIFontBold" w:hAnsi="AppleSystemUIFontBold" w:cs="AppleSystemUIFontBold"/>
          <w:b/>
          <w:bCs/>
          <w:kern w:val="0"/>
          <w:sz w:val="26"/>
          <w:szCs w:val="26"/>
          <w:lang w:val="da-DK"/>
        </w:rPr>
        <w:t>lige nu</w:t>
      </w:r>
      <w:r>
        <w:rPr>
          <w:rFonts w:ascii="AppleSystemUIFont" w:hAnsi="AppleSystemUIFont" w:cs="AppleSystemUIFont"/>
          <w:kern w:val="0"/>
          <w:sz w:val="26"/>
          <w:szCs w:val="26"/>
          <w:lang w:val="da-DK"/>
        </w:rPr>
        <w:t>.</w:t>
      </w:r>
    </w:p>
    <w:p w14:paraId="297B2E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forståelse.</w:t>
      </w:r>
    </w:p>
    <w:p w14:paraId="75A9B3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blot informationssøgning.</w:t>
      </w:r>
    </w:p>
    <w:p w14:paraId="7323494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er timing vigtigere end viden</w:t>
      </w:r>
    </w:p>
    <w:p w14:paraId="2BBF0D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guideline hjælper ikke, hvis den vises på det forkerte tidspunkt.</w:t>
      </w:r>
    </w:p>
    <w:p w14:paraId="5B6FE0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mest præcise anbefaling er værdiløs, hvis den gives, før problemet er forstået.</w:t>
      </w:r>
    </w:p>
    <w:p w14:paraId="6DF25E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Et godt system ved ikke bare </w:t>
      </w:r>
      <w:r>
        <w:rPr>
          <w:rFonts w:ascii="AppleSystemUIFontBold" w:hAnsi="AppleSystemUIFontBold" w:cs="AppleSystemUIFontBold"/>
          <w:b/>
          <w:bCs/>
          <w:kern w:val="0"/>
          <w:sz w:val="26"/>
          <w:szCs w:val="26"/>
          <w:lang w:val="da-DK"/>
        </w:rPr>
        <w:t>hvad</w:t>
      </w:r>
      <w:r>
        <w:rPr>
          <w:rFonts w:ascii="AppleSystemUIFont" w:hAnsi="AppleSystemUIFont" w:cs="AppleSystemUIFont"/>
          <w:kern w:val="0"/>
          <w:sz w:val="26"/>
          <w:szCs w:val="26"/>
          <w:lang w:val="da-DK"/>
        </w:rPr>
        <w:t xml:space="preserve"> der er relevant.</w:t>
      </w:r>
    </w:p>
    <w:p w14:paraId="061DA5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ved </w:t>
      </w:r>
      <w:r>
        <w:rPr>
          <w:rFonts w:ascii="AppleSystemUIFontBold" w:hAnsi="AppleSystemUIFontBold" w:cs="AppleSystemUIFontBold"/>
          <w:b/>
          <w:bCs/>
          <w:kern w:val="0"/>
          <w:sz w:val="26"/>
          <w:szCs w:val="26"/>
          <w:lang w:val="da-DK"/>
        </w:rPr>
        <w:t>hvornår</w:t>
      </w:r>
      <w:r>
        <w:rPr>
          <w:rFonts w:ascii="AppleSystemUIFont" w:hAnsi="AppleSystemUIFont" w:cs="AppleSystemUIFont"/>
          <w:kern w:val="0"/>
          <w:sz w:val="26"/>
          <w:szCs w:val="26"/>
          <w:lang w:val="da-DK"/>
        </w:rPr>
        <w:t xml:space="preserve"> det er relevant.</w:t>
      </w:r>
    </w:p>
    <w:p w14:paraId="3A6CF0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Kontekst er derfor både indhold og timing.</w:t>
      </w:r>
    </w:p>
    <w:p w14:paraId="48A5AA0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bevare den røde tråd</w:t>
      </w:r>
    </w:p>
    <w:p w14:paraId="16794A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er ikke en række enkeltstående handlinger.</w:t>
      </w:r>
    </w:p>
    <w:p w14:paraId="463B5F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én sammenhængende tankeproces.</w:t>
      </w:r>
    </w:p>
    <w:p w14:paraId="6EBE2F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lægen allerede har afkræftet meningitis, skal systemet huske det.</w:t>
      </w:r>
    </w:p>
    <w:p w14:paraId="113E08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patientens største bekymring er kræft, skal det indgå i den videre samtale.</w:t>
      </w:r>
    </w:p>
    <w:p w14:paraId="13D21B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en behandlingsplan allerede er besluttet, skal systemet bygge videre på den.</w:t>
      </w:r>
    </w:p>
    <w:p w14:paraId="7E6516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blot huske fakta.</w:t>
      </w:r>
    </w:p>
    <w:p w14:paraId="071DC0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bevare den røde tråd.</w:t>
      </w:r>
    </w:p>
    <w:p w14:paraId="038DC20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Kontekst er ikke historik</w:t>
      </w:r>
    </w:p>
    <w:p w14:paraId="705935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en vigtig forskel.</w:t>
      </w:r>
    </w:p>
    <w:p w14:paraId="296CEA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Historik fortæller, hvad der skete.</w:t>
      </w:r>
    </w:p>
    <w:p w14:paraId="527FCE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Kontekst forklarer, hvorfor det betyder noget nu.</w:t>
      </w:r>
    </w:p>
    <w:p w14:paraId="0C1419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journalsystem er fremragende til historik.</w:t>
      </w:r>
    </w:p>
    <w:p w14:paraId="7A33E4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være fremragende til kontekst.</w:t>
      </w:r>
    </w:p>
    <w:p w14:paraId="619339C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enhed er ikke dokumentet</w:t>
      </w:r>
    </w:p>
    <w:p w14:paraId="681C4D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traditionelle systemer er den grundlæggende enhed dokumentet.</w:t>
      </w:r>
    </w:p>
    <w:p w14:paraId="20CD69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Cortex er den grundlæggende enhed konteksten.</w:t>
      </w:r>
    </w:p>
    <w:p w14:paraId="034D4D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funktioner skal kunne besvare:</w:t>
      </w:r>
    </w:p>
    <w:p w14:paraId="47A4AB88" w14:textId="77777777" w:rsidR="00DA019D" w:rsidRDefault="00DA019D">
      <w:pPr>
        <w:numPr>
          <w:ilvl w:val="0"/>
          <w:numId w:val="4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ved vi?</w:t>
      </w:r>
    </w:p>
    <w:p w14:paraId="135558AD" w14:textId="77777777" w:rsidR="00DA019D" w:rsidRDefault="00DA019D">
      <w:pPr>
        <w:numPr>
          <w:ilvl w:val="0"/>
          <w:numId w:val="4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forsøger vi at forstå?</w:t>
      </w:r>
    </w:p>
    <w:p w14:paraId="4C37AE47" w14:textId="77777777" w:rsidR="00DA019D" w:rsidRDefault="00DA019D">
      <w:pPr>
        <w:numPr>
          <w:ilvl w:val="0"/>
          <w:numId w:val="4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mangler vi?</w:t>
      </w:r>
    </w:p>
    <w:p w14:paraId="0F25B3EF" w14:textId="77777777" w:rsidR="00DA019D" w:rsidRDefault="00DA019D">
      <w:pPr>
        <w:numPr>
          <w:ilvl w:val="0"/>
          <w:numId w:val="43"/>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er næste beslutning?</w:t>
      </w:r>
    </w:p>
    <w:p w14:paraId="34749F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systemet kan besvare disse fire spørgsmål, bliver resten langt lettere.</w:t>
      </w:r>
    </w:p>
    <w:p w14:paraId="49F78E9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bygger en delt mental model</w:t>
      </w:r>
    </w:p>
    <w:p w14:paraId="392581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mest ambitiøse tanke bag Cortex er måske denne:</w:t>
      </w:r>
    </w:p>
    <w:p w14:paraId="6EE345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Lægen og systemet skal arbejde ud fra den samme forståelse af situationen.</w:t>
      </w:r>
    </w:p>
    <w:p w14:paraId="1FF233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systemet tænker som et menneske.</w:t>
      </w:r>
    </w:p>
    <w:p w14:paraId="29B59B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det løbende opbygger en model af konsultationens kontekst.</w:t>
      </w:r>
    </w:p>
    <w:p w14:paraId="3719E4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model er god, bliver hjælpen naturlig.</w:t>
      </w:r>
    </w:p>
    <w:p w14:paraId="775AD6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model er dårlig, bliver hjælpen irrelevant.</w:t>
      </w:r>
    </w:p>
    <w:p w14:paraId="72E672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er kontekst ikke en funktion.</w:t>
      </w:r>
    </w:p>
    <w:p w14:paraId="0DC3CC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fundamentet.</w:t>
      </w:r>
    </w:p>
    <w:p w14:paraId="383C9EA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089E6C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Information uden kontekst skaber støj.</w:t>
      </w:r>
    </w:p>
    <w:p w14:paraId="40C532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Kontekst gør information anvendelig.</w:t>
      </w:r>
    </w:p>
    <w:p w14:paraId="3BD75F4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50701544" w14:textId="77777777" w:rsidR="00DA019D" w:rsidRDefault="00DA019D">
      <w:pPr>
        <w:pStyle w:val="CortexBullet"/>
        <w:keepNext/>
        <w:keepLines/>
        <w:numPr>
          <w:ilvl w:val="0"/>
          <w:numId w:val="4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bygger på sammenhæng, ikke på enkeltstående datapunkter.</w:t>
      </w:r>
    </w:p>
    <w:p w14:paraId="76ECBB0D" w14:textId="77777777" w:rsidR="00DA019D" w:rsidRDefault="00DA019D">
      <w:pPr>
        <w:pStyle w:val="CortexBullet"/>
        <w:keepNext/>
        <w:keepLines/>
        <w:numPr>
          <w:ilvl w:val="0"/>
          <w:numId w:val="4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Kontekst reducerer den mentale belastning ved at gøre det relevante synligt og det irrelevante mindre dominerende.</w:t>
      </w:r>
    </w:p>
    <w:p w14:paraId="72D0CA65" w14:textId="77777777" w:rsidR="00DA019D" w:rsidRDefault="00DA019D">
      <w:pPr>
        <w:pStyle w:val="CortexBullet"/>
        <w:keepNext/>
        <w:keepLines/>
        <w:numPr>
          <w:ilvl w:val="0"/>
          <w:numId w:val="4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Historik og kontekst er ikke det samme; historik beskriver fortiden, kontekst beskriver den aktuelle kliniske situation.</w:t>
      </w:r>
    </w:p>
    <w:p w14:paraId="4EF17B74" w14:textId="77777777" w:rsidR="00DA019D" w:rsidRDefault="00DA019D">
      <w:pPr>
        <w:pStyle w:val="CortexBullet"/>
        <w:keepNext/>
        <w:keepLines/>
        <w:numPr>
          <w:ilvl w:val="0"/>
          <w:numId w:val="4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bevare den røde tråd gennem hele konsultationen.</w:t>
      </w:r>
    </w:p>
    <w:p w14:paraId="2119E73C" w14:textId="77777777" w:rsidR="00DA019D" w:rsidRDefault="00DA019D">
      <w:pPr>
        <w:pStyle w:val="CortexBullet"/>
        <w:keepNext w:val="0"/>
        <w:keepLines/>
        <w:numPr>
          <w:ilvl w:val="0"/>
          <w:numId w:val="4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vigtigste opgave er ikke at vise mere information, men at bevare og udvikle en delt forståelse af patientens situation.</w:t>
      </w:r>
    </w:p>
    <w:p w14:paraId="242DAC6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073C4071" w14:textId="77777777" w:rsidR="00DA019D" w:rsidRDefault="00DA019D">
      <w:pPr>
        <w:pStyle w:val="CortexBullet"/>
        <w:keepNext/>
        <w:keepLines/>
        <w:numPr>
          <w:ilvl w:val="0"/>
          <w:numId w:val="4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opbygge og vedligeholde en dynamisk model af konsultationens kontekst.</w:t>
      </w:r>
    </w:p>
    <w:p w14:paraId="2D80F20A" w14:textId="77777777" w:rsidR="00DA019D" w:rsidRDefault="00DA019D">
      <w:pPr>
        <w:pStyle w:val="CortexBullet"/>
        <w:keepNext/>
        <w:keepLines/>
        <w:numPr>
          <w:ilvl w:val="0"/>
          <w:numId w:val="4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forslag og anbefalinger skal udspringe af denne model, ikke af isolerede data.</w:t>
      </w:r>
    </w:p>
    <w:p w14:paraId="46D22BF2" w14:textId="77777777" w:rsidR="00DA019D" w:rsidRDefault="00DA019D">
      <w:pPr>
        <w:pStyle w:val="CortexBullet"/>
        <w:keepNext/>
        <w:keepLines/>
        <w:numPr>
          <w:ilvl w:val="0"/>
          <w:numId w:val="4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forklare, hvorfor en bestemt oplysning er relevant netop nu.</w:t>
      </w:r>
    </w:p>
    <w:p w14:paraId="07ECB33E" w14:textId="77777777" w:rsidR="00DA019D" w:rsidRDefault="00DA019D">
      <w:pPr>
        <w:pStyle w:val="CortexBullet"/>
        <w:keepNext w:val="0"/>
        <w:keepLines/>
        <w:numPr>
          <w:ilvl w:val="0"/>
          <w:numId w:val="4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Nye funktioner skal vurderes på, om de styrker eller fragmenterer den fælles kontekst mellem læge og system.</w:t>
      </w:r>
    </w:p>
    <w:p w14:paraId="1F613767"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8 – Den knappe ressource er ikke viden</w:t>
      </w:r>
    </w:p>
    <w:p w14:paraId="6F973E8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"I moderne medicin konkurrerer tusindvis af korrekte informationer om få sekunders opmærksomhed."</w:t>
      </w:r>
    </w:p>
    <w:p w14:paraId="1B546F0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Fra mangel på viden til mangel på opmærksomhed</w:t>
      </w:r>
    </w:p>
    <w:p w14:paraId="113351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For hundrede år siden var den største udfordring i medicin mangel på viden.</w:t>
      </w:r>
    </w:p>
    <w:p w14:paraId="78C9A6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havde få diagnostiske muligheder. Få behandlinger. Få lærebøger. Ny viden spredte sig langsomt, og mange sygdomme kunne hverken forklares eller behandles.</w:t>
      </w:r>
    </w:p>
    <w:p w14:paraId="6B06C1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var medicinens vigtigste opgave at skabe mere viden.</w:t>
      </w:r>
    </w:p>
    <w:p w14:paraId="7D2F46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opgave er vi lykkedes imponerende godt med.</w:t>
      </w:r>
    </w:p>
    <w:p w14:paraId="19C1CE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dag publiceres tusindvis af medicinske artikler hver uge. Kliniske retningslinjer opdateres løbende. Diagnostiske muligheder bliver mere avancerede, og behandlingsmulighederne bliver flere.</w:t>
      </w:r>
    </w:p>
    <w:p w14:paraId="3B2509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mangler ikke længere viden.</w:t>
      </w:r>
    </w:p>
    <w:p w14:paraId="16E06E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mangler evnen til at anvende den.</w:t>
      </w:r>
    </w:p>
    <w:p w14:paraId="3AFD3D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længere information, der er den begrænsende faktor.</w:t>
      </w:r>
    </w:p>
    <w:p w14:paraId="202E7A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opmærksomhed.</w:t>
      </w:r>
    </w:p>
    <w:p w14:paraId="7368CB1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moderne læges dilemma</w:t>
      </w:r>
    </w:p>
    <w:p w14:paraId="1643D4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Den praktiserende læge forventes at kende tusindvis af sygdomme, </w:t>
      </w:r>
      <w:proofErr w:type="spellStart"/>
      <w:r>
        <w:rPr>
          <w:rFonts w:ascii="AppleSystemUIFont" w:hAnsi="AppleSystemUIFont" w:cs="AppleSystemUIFont"/>
          <w:kern w:val="0"/>
          <w:sz w:val="26"/>
          <w:szCs w:val="26"/>
          <w:lang w:val="da-DK"/>
        </w:rPr>
        <w:t>hundredevis</w:t>
      </w:r>
      <w:proofErr w:type="spellEnd"/>
      <w:r>
        <w:rPr>
          <w:rFonts w:ascii="AppleSystemUIFont" w:hAnsi="AppleSystemUIFont" w:cs="AppleSystemUIFont"/>
          <w:kern w:val="0"/>
          <w:sz w:val="26"/>
          <w:szCs w:val="26"/>
          <w:lang w:val="da-DK"/>
        </w:rPr>
        <w:t xml:space="preserve"> af lægemidler og et voksende antal nationale og internationale anbefalinger.</w:t>
      </w:r>
    </w:p>
    <w:p w14:paraId="4341AD0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Samtidig skal hver enkelt patient forstås som et menneske og ikke blot som en samling diagnoser.</w:t>
      </w:r>
    </w:p>
    <w:p w14:paraId="499900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få minutter skal lægen skifte mellem børn med feber, ældre med polyfarmaci, psykisk sygdom, akutte symptomer og forebyggende samtaler.</w:t>
      </w:r>
    </w:p>
    <w:p w14:paraId="0DB8D9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mangel på intelligens, der gør arbejdet vanskeligt.</w:t>
      </w:r>
    </w:p>
    <w:p w14:paraId="078A6C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konkurrencen om opmærksomheden.</w:t>
      </w:r>
    </w:p>
    <w:p w14:paraId="64619D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enhver konsultation konkurrerer relevante oplysninger om den samme begrænsede mentale kapacitet.</w:t>
      </w:r>
    </w:p>
    <w:p w14:paraId="0FEE92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fortælling.</w:t>
      </w:r>
    </w:p>
    <w:p w14:paraId="4E7A86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sygdomme.</w:t>
      </w:r>
    </w:p>
    <w:p w14:paraId="4D8C2EF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Laboratoriesvar.</w:t>
      </w:r>
    </w:p>
    <w:p w14:paraId="15F2E7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w:t>
      </w:r>
    </w:p>
    <w:p w14:paraId="22B308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Retningslinjer.</w:t>
      </w:r>
    </w:p>
    <w:p w14:paraId="495421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Røde flag.</w:t>
      </w:r>
    </w:p>
    <w:p w14:paraId="3B9A51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egne bekymringer.</w:t>
      </w:r>
    </w:p>
    <w:p w14:paraId="2A3021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spørgsmålet om, hvad der vigtigst netop nu.</w:t>
      </w:r>
    </w:p>
    <w:p w14:paraId="525FBF1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 fleste fejl skyldes ikke manglende viden</w:t>
      </w:r>
    </w:p>
    <w:p w14:paraId="3E3393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læger ser tilbage på en vanskelig konsultation, siger de sjældent:</w:t>
      </w:r>
    </w:p>
    <w:p w14:paraId="5BBFB801"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vidste det ikke."</w:t>
      </w:r>
    </w:p>
    <w:p w14:paraId="6502D9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Langt oftere siger de:</w:t>
      </w:r>
    </w:p>
    <w:p w14:paraId="395832A0"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tænkte ikke på det."</w:t>
      </w:r>
    </w:p>
    <w:p w14:paraId="079AE6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Forskellen er afgørende.</w:t>
      </w:r>
    </w:p>
    <w:p w14:paraId="5C78C7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nødvendige viden fandtes allerede.</w:t>
      </w:r>
    </w:p>
    <w:p w14:paraId="20905B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Guidelinen eksisterede.</w:t>
      </w:r>
    </w:p>
    <w:p w14:paraId="5D1A38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Interaktionen var kendt.</w:t>
      </w:r>
    </w:p>
    <w:p w14:paraId="51FFA7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relevante diagnose var en mulighed.</w:t>
      </w:r>
    </w:p>
    <w:p w14:paraId="57CF17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blev ikke aktiveret i det øjeblik, hvor beslutningen blev truffet.</w:t>
      </w:r>
    </w:p>
    <w:p w14:paraId="3EC614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et problem med hukommelsen alene.</w:t>
      </w:r>
    </w:p>
    <w:p w14:paraId="4FFDC1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problem med opmærksomheden.</w:t>
      </w:r>
    </w:p>
    <w:p w14:paraId="1E9032A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er ikke handling</w:t>
      </w:r>
    </w:p>
    <w:p w14:paraId="1CF301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bygget sundhedsvæsenets digitale systemer ud fra en antagelse om, at adgang til information er det samme som adgang til viden.</w:t>
      </w:r>
    </w:p>
    <w:p w14:paraId="318158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sjældent tilfældet.</w:t>
      </w:r>
    </w:p>
    <w:p w14:paraId="4A3A18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dokument kan indeholde den rigtige anbefaling.</w:t>
      </w:r>
    </w:p>
    <w:p w14:paraId="31BBA2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guideline kan beskrive den optimale behandling.</w:t>
      </w:r>
    </w:p>
    <w:p w14:paraId="064833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laboratoriesvar kan være afgørende.</w:t>
      </w:r>
    </w:p>
    <w:p w14:paraId="1AE1B3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Men ingen af delene ændrer noget, hvis de ikke bliver en del af lægens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5FB5CC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skaber ikke handling.</w:t>
      </w:r>
    </w:p>
    <w:p w14:paraId="5C6047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opmærksomhed.</w:t>
      </w:r>
    </w:p>
    <w:p w14:paraId="7F5756B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Klinisk viden har først værdi, når den bliver aktiveret</w:t>
      </w:r>
    </w:p>
    <w:p w14:paraId="54A6DD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viden er ikke værdifuld, fordi den eksisterer.</w:t>
      </w:r>
    </w:p>
    <w:p w14:paraId="208BB5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værdifuld, når den ændrer en beslutning.</w:t>
      </w:r>
    </w:p>
    <w:p w14:paraId="2AC415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guideline læst en søndag aften er læring.</w:t>
      </w:r>
    </w:p>
    <w:p w14:paraId="3F671C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guideline, præsenteret i det øjeblik hvor den ændrer en behandlingsplan, er klinisk støtte.</w:t>
      </w:r>
    </w:p>
    <w:p w14:paraId="71B8C4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samme viden.</w:t>
      </w:r>
    </w:p>
    <w:p w14:paraId="586886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eneste, der har ændret sig, er tidspunktet.</w:t>
      </w:r>
    </w:p>
    <w:p w14:paraId="3D0E0F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Timing er derfor ikke en detalje.</w:t>
      </w:r>
    </w:p>
    <w:p w14:paraId="5F63C8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Timing er en del af selve intelligensen.</w:t>
      </w:r>
    </w:p>
    <w:p w14:paraId="5C65547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Opmærksomhed kan ikke udvides – men den kan beskyttes</w:t>
      </w:r>
    </w:p>
    <w:p w14:paraId="3665C7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Menneskets opmærksomhed er begrænset.</w:t>
      </w:r>
    </w:p>
    <w:p w14:paraId="79A804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har den altid været.</w:t>
      </w:r>
    </w:p>
    <w:p w14:paraId="3DC7C8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fordoble lægens arbejdshukommelse.</w:t>
      </w:r>
    </w:p>
    <w:p w14:paraId="346F084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ikke få konsultationen til at vare en time.</w:t>
      </w:r>
    </w:p>
    <w:p w14:paraId="229CB7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vi kan beskytte den opmærksomhed, der allerede findes.</w:t>
      </w:r>
    </w:p>
    <w:p w14:paraId="712A16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fjerne unødvendige afbrydelser.</w:t>
      </w:r>
    </w:p>
    <w:p w14:paraId="76B697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reducere informationsstøj.</w:t>
      </w:r>
    </w:p>
    <w:p w14:paraId="55E71F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gøre det relevante lettere at få øje på.</w:t>
      </w:r>
    </w:p>
    <w:p w14:paraId="1EB11B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kan lade teknologien bære den del af den mentale belastning, som ikke kræver menneskelig dømmekraft.</w:t>
      </w:r>
    </w:p>
    <w:p w14:paraId="0B7E32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mere realistisk ambition.</w:t>
      </w:r>
    </w:p>
    <w:p w14:paraId="036DD7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en langt vigtigere én.</w:t>
      </w:r>
    </w:p>
    <w:p w14:paraId="5594978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Evidens skal være en del af tankegangen – ikke et opslag</w:t>
      </w:r>
    </w:p>
    <w:p w14:paraId="408628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kliniske støtte opleves næsten ikke.</w:t>
      </w:r>
    </w:p>
    <w:p w14:paraId="75CAC1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afbryder ikke.</w:t>
      </w:r>
    </w:p>
    <w:p w14:paraId="7E600A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kræver ikke, at lægen stopper konsultationen for at søge.</w:t>
      </w:r>
    </w:p>
    <w:p w14:paraId="458A04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dukker op, når den bliver relevant.</w:t>
      </w:r>
    </w:p>
    <w:p w14:paraId="5ACC3F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før.</w:t>
      </w:r>
    </w:p>
    <w:p w14:paraId="68BB33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efter.</w:t>
      </w:r>
    </w:p>
    <w:p w14:paraId="70B233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lægen skal læse flere retningslinjer.</w:t>
      </w:r>
    </w:p>
    <w:p w14:paraId="7F7AE6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Målet er, at retningslinjerne bliver en naturlig del af den kliniske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8D9E2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evidens er ikke den mest synlige.</w:t>
      </w:r>
    </w:p>
    <w:p w14:paraId="49CAF3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mest anvendelige.</w:t>
      </w:r>
    </w:p>
    <w:p w14:paraId="5693CE5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organiserer ikke viden</w:t>
      </w:r>
    </w:p>
    <w:p w14:paraId="7F60BB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Traditionelle informationssystemer organiserer dokumenter.</w:t>
      </w:r>
    </w:p>
    <w:p w14:paraId="3D08BE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Databaser organiserer data.</w:t>
      </w:r>
    </w:p>
    <w:p w14:paraId="13834A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Journaler organiserer historik.</w:t>
      </w:r>
    </w:p>
    <w:p w14:paraId="2ED915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ingen af dem organiserer lægens opmærksomhed.</w:t>
      </w:r>
    </w:p>
    <w:p w14:paraId="591036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opgave, Cortex skal løse.</w:t>
      </w:r>
    </w:p>
    <w:p w14:paraId="5E1508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bestemme, hvad lægen skal tænke.</w:t>
      </w:r>
    </w:p>
    <w:p w14:paraId="67F16F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hjælpe lægen med at lægge mærke til det, der har størst betydning.</w:t>
      </w:r>
    </w:p>
    <w:p w14:paraId="345CDC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være en overset interaktion.</w:t>
      </w:r>
    </w:p>
    <w:p w14:paraId="698DBA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laboratoriesvar.</w:t>
      </w:r>
    </w:p>
    <w:p w14:paraId="7D43E0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tidligere beslutning.</w:t>
      </w:r>
    </w:p>
    <w:p w14:paraId="2FF738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rødt flag.</w:t>
      </w:r>
    </w:p>
    <w:p w14:paraId="3A414D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ny anbefaling.</w:t>
      </w:r>
    </w:p>
    <w:p w14:paraId="7641E8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Eller blot patientens vigtigste bekymring.</w:t>
      </w:r>
    </w:p>
    <w:p w14:paraId="597A24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Systemets opgave er ikke at vide mest.</w:t>
      </w:r>
    </w:p>
    <w:p w14:paraId="3DE08B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Systemets opgave er at gøre det vigtigste sværest at overse.</w:t>
      </w:r>
    </w:p>
    <w:p w14:paraId="39A027D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Et kognitivt system organiserer opmærksomhed</w:t>
      </w:r>
    </w:p>
    <w:p w14:paraId="502469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er den grundlæggende forskel mellem et informationssystem og et kognitivt system.</w:t>
      </w:r>
    </w:p>
    <w:p w14:paraId="1FE76E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informationssystem spørger:</w:t>
      </w:r>
    </w:p>
    <w:p w14:paraId="0C978BC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"Hvilken information leder du efter?"</w:t>
      </w:r>
    </w:p>
    <w:p w14:paraId="2CD96F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spørger:</w:t>
      </w:r>
    </w:p>
    <w:p w14:paraId="2C97CCDB"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har du mest brug for at lægge mærke til lige nu?"</w:t>
      </w:r>
    </w:p>
    <w:p w14:paraId="569AC6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første hjælper med at finde svar.</w:t>
      </w:r>
    </w:p>
    <w:p w14:paraId="0AB827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andet hjælper med at træffe bedre beslutninger.</w:t>
      </w:r>
    </w:p>
    <w:p w14:paraId="55D19F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lille forskel i formulering.</w:t>
      </w:r>
    </w:p>
    <w:p w14:paraId="65E06D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en fundamental forskel i filosofi.</w:t>
      </w:r>
    </w:p>
    <w:p w14:paraId="2CD1CDB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Kerneprincip</w:t>
      </w:r>
    </w:p>
    <w:p w14:paraId="07CEDF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begrænsende faktor i moderne medicin er ikke viden.</w:t>
      </w:r>
    </w:p>
    <w:p w14:paraId="264F8D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er menneskelig opmærksomhed.</w:t>
      </w:r>
    </w:p>
    <w:p w14:paraId="3BF312D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77260795" w14:textId="77777777" w:rsidR="00DA019D" w:rsidRDefault="00DA019D">
      <w:pPr>
        <w:pStyle w:val="CortexBullet"/>
        <w:keepNext/>
        <w:keepLines/>
        <w:numPr>
          <w:ilvl w:val="0"/>
          <w:numId w:val="4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Moderne medicin lider under informationskonkurrence snarere end informationsmangel.</w:t>
      </w:r>
    </w:p>
    <w:p w14:paraId="08FDE4A8" w14:textId="77777777" w:rsidR="00DA019D" w:rsidRDefault="00DA019D">
      <w:pPr>
        <w:pStyle w:val="CortexBullet"/>
        <w:keepNext/>
        <w:keepLines/>
        <w:numPr>
          <w:ilvl w:val="0"/>
          <w:numId w:val="4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viden skaber først værdi, når den aktiveres i den konkrete beslutning.</w:t>
      </w:r>
    </w:p>
    <w:p w14:paraId="0F39A85F" w14:textId="77777777" w:rsidR="00DA019D" w:rsidRDefault="00DA019D">
      <w:pPr>
        <w:pStyle w:val="CortexBullet"/>
        <w:keepNext/>
        <w:keepLines/>
        <w:numPr>
          <w:ilvl w:val="0"/>
          <w:numId w:val="4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Opmærksomhed er en begrænset kognitiv ressource, som bør beskyttes.</w:t>
      </w:r>
    </w:p>
    <w:p w14:paraId="31FD05DA" w14:textId="77777777" w:rsidR="00DA019D" w:rsidRDefault="00DA019D">
      <w:pPr>
        <w:pStyle w:val="CortexBullet"/>
        <w:keepNext/>
        <w:keepLines/>
        <w:numPr>
          <w:ilvl w:val="0"/>
          <w:numId w:val="4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Evidens bør integreres i den kliniske arbejdsgang frem for at eksistere som et separat opslag.</w:t>
      </w:r>
    </w:p>
    <w:p w14:paraId="52D63EA8" w14:textId="77777777" w:rsidR="00DA019D" w:rsidRDefault="00DA019D">
      <w:pPr>
        <w:pStyle w:val="CortexBullet"/>
        <w:keepNext w:val="0"/>
        <w:keepLines/>
        <w:numPr>
          <w:ilvl w:val="0"/>
          <w:numId w:val="4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skaber værdi ved at hjælpe lægen med at rette opmærksomheden mod det, der betyder mest netop nu.</w:t>
      </w:r>
    </w:p>
    <w:p w14:paraId="1588B10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37FD3284" w14:textId="77777777" w:rsidR="00DA019D" w:rsidRDefault="00DA019D">
      <w:pPr>
        <w:pStyle w:val="CortexBullet"/>
        <w:keepNext/>
        <w:keepLines/>
        <w:numPr>
          <w:ilvl w:val="0"/>
          <w:numId w:val="4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prioritere relevans frem for informationsmængde.</w:t>
      </w:r>
    </w:p>
    <w:p w14:paraId="0787BE4A" w14:textId="77777777" w:rsidR="00DA019D" w:rsidRDefault="00DA019D">
      <w:pPr>
        <w:pStyle w:val="CortexBullet"/>
        <w:keepNext/>
        <w:keepLines/>
        <w:numPr>
          <w:ilvl w:val="0"/>
          <w:numId w:val="4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reducere informationsstøj og minimere unødvendige afbrydelser.</w:t>
      </w:r>
    </w:p>
    <w:p w14:paraId="7D9BDBBF" w14:textId="77777777" w:rsidR="00DA019D" w:rsidRDefault="00DA019D">
      <w:pPr>
        <w:pStyle w:val="CortexBullet"/>
        <w:keepNext/>
        <w:keepLines/>
        <w:numPr>
          <w:ilvl w:val="0"/>
          <w:numId w:val="4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Kliniske anbefalinger skal leveres i den kontekst og på det tidspunkt, hvor de kan påvirke beslutningen.</w:t>
      </w:r>
    </w:p>
    <w:p w14:paraId="5F4A176F" w14:textId="77777777" w:rsidR="00DA019D" w:rsidRDefault="00DA019D">
      <w:pPr>
        <w:pStyle w:val="CortexBullet"/>
        <w:keepNext/>
        <w:keepLines/>
        <w:numPr>
          <w:ilvl w:val="0"/>
          <w:numId w:val="4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funktion skal vurderes på, om den beskytter eller fragmenterer lægens opmærksomhed.</w:t>
      </w:r>
    </w:p>
    <w:p w14:paraId="3871F07D" w14:textId="77777777" w:rsidR="00DA019D" w:rsidRDefault="00DA019D">
      <w:pPr>
        <w:pStyle w:val="CortexBullet"/>
        <w:keepNext w:val="0"/>
        <w:keepLines/>
        <w:numPr>
          <w:ilvl w:val="0"/>
          <w:numId w:val="4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Succeskriteriet er ikke flere viste informationer, men bedre anvendt opmærksomhed.</w:t>
      </w:r>
    </w:p>
    <w:p w14:paraId="2D7338B5"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 xml:space="preserve">Kapitel 9 – Klinisk </w:t>
      </w:r>
      <w:proofErr w:type="spellStart"/>
      <w:r>
        <w:rPr>
          <w:rFonts w:ascii="AppleSystemUIFontBold" w:hAnsi="AppleSystemUIFontBold" w:cs="AppleSystemUIFontBold"/>
          <w:b/>
          <w:bCs/>
          <w:kern w:val="0"/>
          <w:sz w:val="40"/>
          <w:szCs w:val="40"/>
          <w:lang w:val="da-DK"/>
        </w:rPr>
        <w:t>ræsonnering</w:t>
      </w:r>
      <w:proofErr w:type="spellEnd"/>
      <w:r>
        <w:rPr>
          <w:rFonts w:ascii="AppleSystemUIFontBold" w:hAnsi="AppleSystemUIFontBold" w:cs="AppleSystemUIFontBold"/>
          <w:b/>
          <w:bCs/>
          <w:kern w:val="0"/>
          <w:sz w:val="40"/>
          <w:szCs w:val="40"/>
          <w:lang w:val="da-DK"/>
        </w:rPr>
        <w:t xml:space="preserve"> er medicinens egentlige arbejde</w:t>
      </w:r>
    </w:p>
    <w:p w14:paraId="3853554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 xml:space="preserve">"Diagnoser er resultater. </w:t>
      </w:r>
      <w:proofErr w:type="spellStart"/>
      <w:r>
        <w:rPr>
          <w:rFonts w:ascii="AppleSystemUIFontItalic" w:hAnsi="AppleSystemUIFontItalic" w:cs="AppleSystemUIFontItalic"/>
          <w:i/>
          <w:iCs/>
          <w:kern w:val="0"/>
          <w:sz w:val="26"/>
          <w:szCs w:val="26"/>
          <w:lang w:val="da-DK"/>
        </w:rPr>
        <w:t>Ræsonnering</w:t>
      </w:r>
      <w:proofErr w:type="spellEnd"/>
      <w:r>
        <w:rPr>
          <w:rFonts w:ascii="AppleSystemUIFontItalic" w:hAnsi="AppleSystemUIFontItalic" w:cs="AppleSystemUIFontItalic"/>
          <w:i/>
          <w:iCs/>
          <w:kern w:val="0"/>
          <w:sz w:val="26"/>
          <w:szCs w:val="26"/>
          <w:lang w:val="da-DK"/>
        </w:rPr>
        <w:t xml:space="preserve"> er arbejdet."</w:t>
      </w:r>
    </w:p>
    <w:p w14:paraId="065F19D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usynlige del af konsultationen</w:t>
      </w:r>
    </w:p>
    <w:p w14:paraId="096FED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man observerer en konsultation udefra, ser man en samtale.</w:t>
      </w:r>
    </w:p>
    <w:p w14:paraId="25F74C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fortæller.</w:t>
      </w:r>
    </w:p>
    <w:p w14:paraId="1B4CED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spørger.</w:t>
      </w:r>
    </w:p>
    <w:p w14:paraId="713247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bliver foretaget en undersøgelse.</w:t>
      </w:r>
    </w:p>
    <w:p w14:paraId="30F3E0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 træffes en beslutning.</w:t>
      </w:r>
    </w:p>
    <w:p w14:paraId="16E951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synlige del.</w:t>
      </w:r>
    </w:p>
    <w:p w14:paraId="0FDC6F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konsultation foregår et andet sted.</w:t>
      </w:r>
    </w:p>
    <w:p w14:paraId="169D7D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foregår i lægens hoved.</w:t>
      </w:r>
    </w:p>
    <w:p w14:paraId="32DF871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Her bliver oplysninger hele tiden fortolket.</w:t>
      </w:r>
    </w:p>
    <w:p w14:paraId="444D84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 opstår.</w:t>
      </w:r>
    </w:p>
    <w:p w14:paraId="6CCF97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forkastes.</w:t>
      </w:r>
    </w:p>
    <w:p w14:paraId="72EB4D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Sandsynligheder ændrer sig.</w:t>
      </w:r>
    </w:p>
    <w:p w14:paraId="47FF24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reduceres.</w:t>
      </w:r>
    </w:p>
    <w:p w14:paraId="221EBE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denne usynlige proces, vi kalder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108431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er den, almen praksis i sidste ende handler om.</w:t>
      </w:r>
    </w:p>
    <w:p w14:paraId="03A568C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er råmaterialet</w:t>
      </w:r>
    </w:p>
    <w:p w14:paraId="7BB152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patient fortæller om hoste.</w:t>
      </w:r>
    </w:p>
    <w:p w14:paraId="5CC4C7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Temperaturen er 38,7 °C.</w:t>
      </w:r>
    </w:p>
    <w:p w14:paraId="04242E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CRP er 82.</w:t>
      </w:r>
    </w:p>
    <w:p w14:paraId="7B09F6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Der høres </w:t>
      </w:r>
      <w:proofErr w:type="spellStart"/>
      <w:r>
        <w:rPr>
          <w:rFonts w:ascii="AppleSystemUIFont" w:hAnsi="AppleSystemUIFont" w:cs="AppleSystemUIFont"/>
          <w:kern w:val="0"/>
          <w:sz w:val="26"/>
          <w:szCs w:val="26"/>
          <w:lang w:val="da-DK"/>
        </w:rPr>
        <w:t>krepitation</w:t>
      </w:r>
      <w:proofErr w:type="spellEnd"/>
      <w:r>
        <w:rPr>
          <w:rFonts w:ascii="AppleSystemUIFont" w:hAnsi="AppleSystemUIFont" w:cs="AppleSystemUIFont"/>
          <w:kern w:val="0"/>
          <w:sz w:val="26"/>
          <w:szCs w:val="26"/>
          <w:lang w:val="da-DK"/>
        </w:rPr>
        <w:t xml:space="preserve"> basalt.</w:t>
      </w:r>
    </w:p>
    <w:p w14:paraId="483844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oplysninger fortæller lægen, hvad der skal gøres.</w:t>
      </w:r>
    </w:p>
    <w:p w14:paraId="31AD66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råmaterialer.</w:t>
      </w:r>
    </w:p>
    <w:p w14:paraId="64329A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Ligesom mursten ikke er et hus, er data ikke en beslutning.</w:t>
      </w:r>
    </w:p>
    <w:p w14:paraId="046BB2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når oplysningerne sættes i relation til hinanden, opstår forståelse.</w:t>
      </w:r>
    </w:p>
    <w:p w14:paraId="32A13F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den proces, hvor information bliver til mening.</w:t>
      </w:r>
    </w:p>
    <w:p w14:paraId="173016F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proofErr w:type="spellStart"/>
      <w:r>
        <w:rPr>
          <w:rFonts w:ascii="AppleSystemUIFontBold" w:hAnsi="AppleSystemUIFontBold" w:cs="AppleSystemUIFontBold"/>
          <w:b/>
          <w:bCs/>
          <w:kern w:val="0"/>
          <w:sz w:val="32"/>
          <w:szCs w:val="32"/>
          <w:lang w:val="da-DK"/>
        </w:rPr>
        <w:t>Ræsonnering</w:t>
      </w:r>
      <w:proofErr w:type="spellEnd"/>
      <w:r>
        <w:rPr>
          <w:rFonts w:ascii="AppleSystemUIFontBold" w:hAnsi="AppleSystemUIFontBold" w:cs="AppleSystemUIFontBold"/>
          <w:b/>
          <w:bCs/>
          <w:kern w:val="0"/>
          <w:sz w:val="32"/>
          <w:szCs w:val="32"/>
          <w:lang w:val="da-DK"/>
        </w:rPr>
        <w:t xml:space="preserve"> er ikke at finde det rigtige svar</w:t>
      </w:r>
    </w:p>
    <w:p w14:paraId="2AEDB9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udbredt misforståelse.</w:t>
      </w:r>
    </w:p>
    <w:p w14:paraId="7CF43C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forestiller sig ofte, at den dygtigste læge er den, der hurtigst finder den rigtige diagnose.</w:t>
      </w:r>
    </w:p>
    <w:p w14:paraId="40BEF2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sådan fungerer almen praksis sjældent.</w:t>
      </w:r>
    </w:p>
    <w:p w14:paraId="785C597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stiller ikke nødvendigvis hurtigere diagnoser.</w:t>
      </w:r>
    </w:p>
    <w:p w14:paraId="09E13D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bliver hurtigere klar over, hvilke spørgsmål der betyder mest.</w:t>
      </w:r>
    </w:p>
    <w:p w14:paraId="20F735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afgørende forskel.</w:t>
      </w:r>
    </w:p>
    <w:p w14:paraId="46CDA3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kliniske opgave er sjældent at vide.</w:t>
      </w:r>
    </w:p>
    <w:p w14:paraId="5A096A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kliniske opgave er at finde ud af, hvad man har brug for at vide.</w:t>
      </w:r>
    </w:p>
    <w:p w14:paraId="60AF5B4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Gode spørgsmål reducerer usikkerhed</w:t>
      </w:r>
    </w:p>
    <w:p w14:paraId="424DC3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konsultation starter med mange muligheder.</w:t>
      </w:r>
    </w:p>
    <w:p w14:paraId="3C5F75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Virus.</w:t>
      </w:r>
    </w:p>
    <w:p w14:paraId="35206B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Pneumoni.</w:t>
      </w:r>
    </w:p>
    <w:p w14:paraId="37C870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Lungeemboli</w:t>
      </w:r>
      <w:proofErr w:type="spellEnd"/>
      <w:r>
        <w:rPr>
          <w:rFonts w:ascii="AppleSystemUIFont" w:hAnsi="AppleSystemUIFont" w:cs="AppleSystemUIFont"/>
          <w:kern w:val="0"/>
          <w:sz w:val="26"/>
          <w:szCs w:val="26"/>
          <w:lang w:val="da-DK"/>
        </w:rPr>
        <w:t>.</w:t>
      </w:r>
    </w:p>
    <w:p w14:paraId="1F8553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Lungekræft.</w:t>
      </w:r>
    </w:p>
    <w:p w14:paraId="58F0BD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Hjertesvigt.</w:t>
      </w:r>
    </w:p>
    <w:p w14:paraId="269095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første opgave er ikke at vælge én.</w:t>
      </w:r>
    </w:p>
    <w:p w14:paraId="13D389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første opgave er at afgøre, hvilken information der bedst reducerer usikkerheden.</w:t>
      </w:r>
    </w:p>
    <w:p w14:paraId="353C77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patienten undersøges?</w:t>
      </w:r>
    </w:p>
    <w:p w14:paraId="6BB9DA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Er en CRP relevant?</w:t>
      </w:r>
    </w:p>
    <w:p w14:paraId="53F2FC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Skal der bestilles røntgen?</w:t>
      </w:r>
    </w:p>
    <w:p w14:paraId="2BD967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det vigtigste spørgsmål egentlig, om patienten kan behandles hjemme?</w:t>
      </w:r>
    </w:p>
    <w:p w14:paraId="4E67F6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derfor en kontinuerlig prioritering af spørgsmål.</w:t>
      </w:r>
    </w:p>
    <w:p w14:paraId="055EF2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 jagt på svar.</w:t>
      </w:r>
    </w:p>
    <w:p w14:paraId="0C3F04E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Hypoteser er konsultationens sprog</w:t>
      </w:r>
    </w:p>
    <w:p w14:paraId="68AB5F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Journalsystemer organiseres omkring diagnoser.</w:t>
      </w:r>
    </w:p>
    <w:p w14:paraId="117E15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diagnoser findes ofte først til sidst.</w:t>
      </w:r>
    </w:p>
    <w:p w14:paraId="2CFCF8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Under konsultationen arbejder lægen med hypoteser.</w:t>
      </w:r>
    </w:p>
    <w:p w14:paraId="7FE03B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er sandsynlige.</w:t>
      </w:r>
    </w:p>
    <w:p w14:paraId="5844CA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er alvorlige.</w:t>
      </w:r>
    </w:p>
    <w:p w14:paraId="6220B1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bliver hurtigt forkastet.</w:t>
      </w:r>
    </w:p>
    <w:p w14:paraId="1B4C4D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udvikler sig gradvist.</w:t>
      </w:r>
    </w:p>
    <w:p w14:paraId="593A8F3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hypoteserne, der bestemmer:</w:t>
      </w:r>
    </w:p>
    <w:p w14:paraId="369439B2" w14:textId="77777777" w:rsidR="00DA019D" w:rsidRDefault="00DA019D">
      <w:pPr>
        <w:numPr>
          <w:ilvl w:val="0"/>
          <w:numId w:val="4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spørgsmål der stilles</w:t>
      </w:r>
    </w:p>
    <w:p w14:paraId="6F7634E8" w14:textId="77777777" w:rsidR="00DA019D" w:rsidRDefault="00DA019D">
      <w:pPr>
        <w:numPr>
          <w:ilvl w:val="0"/>
          <w:numId w:val="4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undersøgelser der udføres</w:t>
      </w:r>
    </w:p>
    <w:p w14:paraId="24D8A0EB" w14:textId="77777777" w:rsidR="00DA019D" w:rsidRDefault="00DA019D">
      <w:pPr>
        <w:numPr>
          <w:ilvl w:val="0"/>
          <w:numId w:val="4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prøver der bestilles</w:t>
      </w:r>
    </w:p>
    <w:p w14:paraId="25A21BC8" w14:textId="77777777" w:rsidR="00DA019D" w:rsidRDefault="00DA019D">
      <w:pPr>
        <w:numPr>
          <w:ilvl w:val="0"/>
          <w:numId w:val="48"/>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behandlinger der overvejes</w:t>
      </w:r>
    </w:p>
    <w:p w14:paraId="57109B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et system kun forstår diagnoser, forstår det først konsultationen, når den næsten er slut.</w:t>
      </w:r>
    </w:p>
    <w:p w14:paraId="310AC7A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vigtigste information bliver sjældent skrevet ned</w:t>
      </w:r>
    </w:p>
    <w:p w14:paraId="059A9A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konsultationen afsluttes, dokumenteres typisk:</w:t>
      </w:r>
    </w:p>
    <w:p w14:paraId="171C6C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symptomer</w:t>
      </w:r>
    </w:p>
    <w:p w14:paraId="38850A5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objektive fund</w:t>
      </w:r>
    </w:p>
    <w:p w14:paraId="62EAB0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diagnose</w:t>
      </w:r>
    </w:p>
    <w:p w14:paraId="608E8D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plan</w:t>
      </w:r>
    </w:p>
    <w:p w14:paraId="57CBFC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næsten aldrig:</w:t>
      </w:r>
    </w:p>
    <w:p w14:paraId="47924C3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 blev denne diagnose vurderet som mest sandsynlig?</w:t>
      </w:r>
    </w:p>
    <w:p w14:paraId="528339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alternativer blev overvejet?</w:t>
      </w:r>
    </w:p>
    <w:p w14:paraId="0F3E8A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gjorde, at de blev forkastet?</w:t>
      </w:r>
    </w:p>
    <w:p w14:paraId="6D4F49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usikkerhed accepterede lægen?</w:t>
      </w:r>
    </w:p>
    <w:p w14:paraId="15CF68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betyder, at den mest avancerede del af konsultationen ofte går tabt.</w:t>
      </w:r>
    </w:p>
    <w:p w14:paraId="50DE9E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 er uvigtig.</w:t>
      </w:r>
    </w:p>
    <w:p w14:paraId="0765847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vores journalsystemer aldrig blev designet til at repræsentere tænkning.</w:t>
      </w:r>
    </w:p>
    <w:p w14:paraId="4CA06DB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Et kognitivt system skal kunne følge tankegangen</w:t>
      </w:r>
    </w:p>
    <w:p w14:paraId="419E64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skal være et kognitivt system, er det ikke nok, at det kender patientens data.</w:t>
      </w:r>
    </w:p>
    <w:p w14:paraId="747E38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skal kunne følge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29550C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 at kontrollere den.</w:t>
      </w:r>
    </w:p>
    <w:p w14:paraId="3EBD10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Men for at kunne støtte den.</w:t>
      </w:r>
    </w:p>
    <w:p w14:paraId="762A9D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forstå:</w:t>
      </w:r>
    </w:p>
    <w:p w14:paraId="5BF67F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forsøger lægen at afklare?</w:t>
      </w:r>
    </w:p>
    <w:p w14:paraId="1A8BD9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hypotese undersøges lige nu?</w:t>
      </w:r>
    </w:p>
    <w:p w14:paraId="02312B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usikkerhed er vigtigst?</w:t>
      </w:r>
    </w:p>
    <w:p w14:paraId="336A4C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vil ændre beslutningen?</w:t>
      </w:r>
    </w:p>
    <w:p w14:paraId="100EAC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da bliver hjælpen relevant.</w:t>
      </w:r>
    </w:p>
    <w:p w14:paraId="6D43D4A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bedste kollega tænker ikke hurtigere</w:t>
      </w:r>
    </w:p>
    <w:p w14:paraId="5E42A6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den bedste kollega, du har arbejdet sammen med.</w:t>
      </w:r>
    </w:p>
    <w:p w14:paraId="3DFA32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Vedkommende afbryder ikke konsultationen for at fortælle dig facit.</w:t>
      </w:r>
    </w:p>
    <w:p w14:paraId="425FD7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stedet siger kollegaen:</w:t>
      </w:r>
    </w:p>
    <w:p w14:paraId="71E95F19"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"Må jeg stille et spørgsmål?"</w:t>
      </w:r>
    </w:p>
    <w:p w14:paraId="20F2412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"Har du overvejet, om symptomerne kan hænge sammen med..."</w:t>
      </w:r>
    </w:p>
    <w:p w14:paraId="08BA9E2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taler egentlig imod den hypotese?"</w:t>
      </w:r>
    </w:p>
    <w:p w14:paraId="7A5148D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"Hvilken oplysning ville ændre din plan?"</w:t>
      </w:r>
    </w:p>
    <w:p w14:paraId="1B63DB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kollega leverer ikke nødvendigvis svar.</w:t>
      </w:r>
    </w:p>
    <w:p w14:paraId="60FB2C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Den forbedrer din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1EF3E2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mere værdifuld egenskab.</w:t>
      </w:r>
    </w:p>
    <w:p w14:paraId="432552C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At tænke sammen</w:t>
      </w:r>
    </w:p>
    <w:p w14:paraId="09E46C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beslutningsstøtte.</w:t>
      </w:r>
    </w:p>
    <w:p w14:paraId="1B2C52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Jeg tror ikke, det er den rigtige betegnelse.</w:t>
      </w:r>
    </w:p>
    <w:p w14:paraId="0E564E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Beslutningen tilhører lægen.</w:t>
      </w:r>
    </w:p>
    <w:p w14:paraId="201B6C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Cortex skal støtte, er processen frem mod beslutningen.</w:t>
      </w:r>
    </w:p>
    <w:p w14:paraId="570D99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væsentlig forskel.</w:t>
      </w:r>
    </w:p>
    <w:p w14:paraId="3FC593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tænke i stedet for lægen.</w:t>
      </w:r>
    </w:p>
    <w:p w14:paraId="19C68E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gøre det lettere for lægen at tænke klart.</w:t>
      </w:r>
    </w:p>
    <w:p w14:paraId="5D8547E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5D2417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informationssystemer repræsenterede data...</w:t>
      </w:r>
    </w:p>
    <w:p w14:paraId="4CA468E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journalsystemer repræsenterede dokumentation...</w:t>
      </w:r>
    </w:p>
    <w:p w14:paraId="5A591C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gramStart"/>
      <w:r>
        <w:rPr>
          <w:rFonts w:ascii="AppleSystemUIFont" w:hAnsi="AppleSystemUIFont" w:cs="AppleSystemUIFont"/>
          <w:kern w:val="0"/>
          <w:sz w:val="26"/>
          <w:szCs w:val="26"/>
          <w:lang w:val="da-DK"/>
        </w:rPr>
        <w:t>...så</w:t>
      </w:r>
      <w:proofErr w:type="gramEnd"/>
      <w:r>
        <w:rPr>
          <w:rFonts w:ascii="AppleSystemUIFont" w:hAnsi="AppleSystemUIFont" w:cs="AppleSystemUIFont"/>
          <w:kern w:val="0"/>
          <w:sz w:val="26"/>
          <w:szCs w:val="26"/>
          <w:lang w:val="da-DK"/>
        </w:rPr>
        <w:t xml:space="preserve"> bør den næste generation af kliniske systemer repræsentere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7A3043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Ikke fordi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kan automatiseres.</w:t>
      </w:r>
    </w:p>
    <w:p w14:paraId="33E499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kan understøttes.</w:t>
      </w:r>
    </w:p>
    <w:p w14:paraId="63ED2A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forskellen mellem at gemme historien om en konsultation og at forstå, hvordan beslutningen blev til.</w:t>
      </w:r>
    </w:p>
    <w:p w14:paraId="1C8B53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også forskellen mellem et informationssystem og et kognitivt system.</w:t>
      </w:r>
    </w:p>
    <w:p w14:paraId="4BDF994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5C0872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Den vigtigste del af en konsultation er usynlig.</w:t>
      </w:r>
    </w:p>
    <w:p w14:paraId="4B21DC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 xml:space="preserve">Den foregår i lægens </w:t>
      </w:r>
      <w:proofErr w:type="spellStart"/>
      <w:r>
        <w:rPr>
          <w:rFonts w:ascii="AppleSystemUIFontBold" w:hAnsi="AppleSystemUIFontBold" w:cs="AppleSystemUIFontBold"/>
          <w:b/>
          <w:bCs/>
          <w:kern w:val="0"/>
          <w:sz w:val="26"/>
          <w:szCs w:val="26"/>
          <w:lang w:val="da-DK"/>
        </w:rPr>
        <w:t>ræsonnering</w:t>
      </w:r>
      <w:proofErr w:type="spellEnd"/>
      <w:r>
        <w:rPr>
          <w:rFonts w:ascii="AppleSystemUIFontBold" w:hAnsi="AppleSystemUIFontBold" w:cs="AppleSystemUIFontBold"/>
          <w:b/>
          <w:bCs/>
          <w:kern w:val="0"/>
          <w:sz w:val="26"/>
          <w:szCs w:val="26"/>
          <w:lang w:val="da-DK"/>
        </w:rPr>
        <w:t>.</w:t>
      </w:r>
    </w:p>
    <w:p w14:paraId="65477C8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028062B8" w14:textId="77777777" w:rsidR="00DA019D" w:rsidRDefault="00DA019D">
      <w:pPr>
        <w:pStyle w:val="CortexBullet"/>
        <w:keepNext/>
        <w:keepLines/>
        <w:numPr>
          <w:ilvl w:val="0"/>
          <w:numId w:val="4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processen, hvor information bliver til forståelse og forståelse bliver til handling.</w:t>
      </w:r>
    </w:p>
    <w:p w14:paraId="1257D801" w14:textId="77777777" w:rsidR="00DA019D" w:rsidRDefault="00DA019D">
      <w:pPr>
        <w:pStyle w:val="CortexBullet"/>
        <w:keepNext/>
        <w:keepLines/>
        <w:numPr>
          <w:ilvl w:val="0"/>
          <w:numId w:val="4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Diagnoser er resultatet af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 ikke selve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4F0669D1" w14:textId="77777777" w:rsidR="00DA019D" w:rsidRDefault="00DA019D">
      <w:pPr>
        <w:pStyle w:val="CortexBullet"/>
        <w:keepNext/>
        <w:keepLines/>
        <w:numPr>
          <w:ilvl w:val="0"/>
          <w:numId w:val="4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 er konsultationens centrale arbejdsredskab og styrer informationsindsamlingen.</w:t>
      </w:r>
    </w:p>
    <w:p w14:paraId="44166465" w14:textId="77777777" w:rsidR="00DA019D" w:rsidRDefault="00DA019D">
      <w:pPr>
        <w:pStyle w:val="CortexBullet"/>
        <w:keepNext/>
        <w:keepLines/>
        <w:numPr>
          <w:ilvl w:val="0"/>
          <w:numId w:val="4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mest værdifulde kliniske information er ofte den, der aldrig bliver dokumenteret: hvilke muligheder der blev overvejet, hvorfor de blev forkastet, og hvilken usikkerhed der blev accepteret.</w:t>
      </w:r>
    </w:p>
    <w:p w14:paraId="2A165EFE" w14:textId="77777777" w:rsidR="00DA019D" w:rsidRDefault="00DA019D">
      <w:pPr>
        <w:pStyle w:val="CortexBullet"/>
        <w:keepNext w:val="0"/>
        <w:keepLines/>
        <w:numPr>
          <w:ilvl w:val="0"/>
          <w:numId w:val="4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Et kognitivt system bør understøtte </w:t>
      </w:r>
      <w:proofErr w:type="spellStart"/>
      <w:r>
        <w:rPr>
          <w:rFonts w:ascii="AppleSystemUIFont" w:hAnsi="AppleSystemUIFont" w:cs="AppleSystemUIFont"/>
          <w:kern w:val="0"/>
          <w:sz w:val="26"/>
          <w:szCs w:val="26"/>
          <w:lang w:val="da-DK"/>
        </w:rPr>
        <w:t>ræsonneringsprocessen</w:t>
      </w:r>
      <w:proofErr w:type="spellEnd"/>
      <w:r>
        <w:rPr>
          <w:rFonts w:ascii="AppleSystemUIFont" w:hAnsi="AppleSystemUIFont" w:cs="AppleSystemUIFont"/>
          <w:kern w:val="0"/>
          <w:sz w:val="26"/>
          <w:szCs w:val="26"/>
          <w:lang w:val="da-DK"/>
        </w:rPr>
        <w:t xml:space="preserve"> frem for blot at levere svar.</w:t>
      </w:r>
    </w:p>
    <w:p w14:paraId="3B5C048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54278564" w14:textId="77777777" w:rsidR="00DA019D" w:rsidRDefault="00DA019D">
      <w:pPr>
        <w:pStyle w:val="CortexBullet"/>
        <w:keepNext/>
        <w:keepLines/>
        <w:numPr>
          <w:ilvl w:val="0"/>
          <w:numId w:val="5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modellere hypoteser, usikkerheder og næste kliniske spørgsmål – ikke kun diagnoser og journaltekst.</w:t>
      </w:r>
    </w:p>
    <w:p w14:paraId="0B3523F3" w14:textId="77777777" w:rsidR="00DA019D" w:rsidRDefault="00DA019D">
      <w:pPr>
        <w:pStyle w:val="CortexBullet"/>
        <w:keepNext/>
        <w:keepLines/>
        <w:numPr>
          <w:ilvl w:val="0"/>
          <w:numId w:val="5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Systemets forslag skal tage udgangspunkt i lægens aktuelle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frem for statiske regler.</w:t>
      </w:r>
    </w:p>
    <w:p w14:paraId="10B0D3DB" w14:textId="77777777" w:rsidR="00DA019D" w:rsidRDefault="00DA019D">
      <w:pPr>
        <w:pStyle w:val="CortexBullet"/>
        <w:keepNext/>
        <w:keepLines/>
        <w:numPr>
          <w:ilvl w:val="0"/>
          <w:numId w:val="5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kunne forklare, hvordan ny information påvirker den samlede kliniske forståelse.</w:t>
      </w:r>
    </w:p>
    <w:p w14:paraId="6ABC4356" w14:textId="77777777" w:rsidR="00DA019D" w:rsidRDefault="00DA019D">
      <w:pPr>
        <w:pStyle w:val="CortexBullet"/>
        <w:keepNext/>
        <w:keepLines/>
        <w:numPr>
          <w:ilvl w:val="0"/>
          <w:numId w:val="5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Funktioner skal vurderes på, om de forbedrer kvaliteten af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ikke blot effektiviteten af dokumentationen.</w:t>
      </w:r>
    </w:p>
    <w:p w14:paraId="53701EB8" w14:textId="77777777" w:rsidR="00DA019D" w:rsidRDefault="00DA019D">
      <w:pPr>
        <w:pStyle w:val="CortexBullet"/>
        <w:keepNext w:val="0"/>
        <w:keepLines/>
        <w:numPr>
          <w:ilvl w:val="0"/>
          <w:numId w:val="5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fungere som en dialogpartner, der hjælper lægen med at udforske og udfordre sine hypoteser, uden at overtage ansvaret.</w:t>
      </w:r>
    </w:p>
    <w:p w14:paraId="09409D3E"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10 – Den bedste hjælp kommer på det rigtige tidspunkt</w:t>
      </w:r>
    </w:p>
    <w:p w14:paraId="0EDD152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"God beslutningsstøtte handler ikke kun om at vide hvad der er relevant. Den handler om at vide, hvornår det er relevant."</w:t>
      </w:r>
    </w:p>
    <w:p w14:paraId="5286393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Timing er en del af intelligens</w:t>
      </w:r>
    </w:p>
    <w:p w14:paraId="024D94E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tænker ofte på intelligens som evnen til at kende det rigtige svar.</w:t>
      </w:r>
    </w:p>
    <w:p w14:paraId="755706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 klinisk arbejde er timing mindst lige så vigtig.</w:t>
      </w:r>
    </w:p>
    <w:p w14:paraId="269ED5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information kan være uvurderlig det ene minut og irrelevant det næste.</w:t>
      </w:r>
    </w:p>
    <w:p w14:paraId="366AAB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forslag, der kommer for sent, ændrer intet.</w:t>
      </w:r>
    </w:p>
    <w:p w14:paraId="353FE3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forslag, der kommer for tidligt, risikerer at forstyrre tænkningen.</w:t>
      </w:r>
    </w:p>
    <w:p w14:paraId="6EFACF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Derfor handler god støtte ikke kun om indhold.</w:t>
      </w:r>
    </w:p>
    <w:p w14:paraId="26FCE3C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om timing.</w:t>
      </w:r>
    </w:p>
    <w:p w14:paraId="7CB85B9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største fejl i klinisk software</w:t>
      </w:r>
    </w:p>
    <w:p w14:paraId="479E9B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kliniske systemer arbejder efter et simpelt princip.</w:t>
      </w:r>
    </w:p>
    <w:p w14:paraId="2AD2A3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en regel er opfyldt, vises en besked.</w:t>
      </w:r>
    </w:p>
    <w:p w14:paraId="6DE4E0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virker logisk.</w:t>
      </w:r>
    </w:p>
    <w:p w14:paraId="0091D7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tager ikke højde for konsultationen.</w:t>
      </w:r>
    </w:p>
    <w:p w14:paraId="7602ED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ved ikke:</w:t>
      </w:r>
    </w:p>
    <w:p w14:paraId="6957A334" w14:textId="77777777" w:rsidR="00DA019D" w:rsidRDefault="00DA019D">
      <w:pPr>
        <w:numPr>
          <w:ilvl w:val="0"/>
          <w:numId w:val="5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hvor i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lægen befinder sig</w:t>
      </w:r>
    </w:p>
    <w:p w14:paraId="621CF8A6" w14:textId="77777777" w:rsidR="00DA019D" w:rsidRDefault="00DA019D">
      <w:pPr>
        <w:numPr>
          <w:ilvl w:val="0"/>
          <w:numId w:val="5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der allerede er overvejet</w:t>
      </w:r>
    </w:p>
    <w:p w14:paraId="0C7BF4B0" w14:textId="77777777" w:rsidR="00DA019D" w:rsidRDefault="00DA019D">
      <w:pPr>
        <w:numPr>
          <w:ilvl w:val="0"/>
          <w:numId w:val="5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der forsøges afklaret</w:t>
      </w:r>
    </w:p>
    <w:p w14:paraId="0A66CB7F" w14:textId="77777777" w:rsidR="00DA019D" w:rsidRDefault="00DA019D">
      <w:pPr>
        <w:numPr>
          <w:ilvl w:val="0"/>
          <w:numId w:val="51"/>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advarslen overhovedet er relevant endnu</w:t>
      </w:r>
    </w:p>
    <w:p w14:paraId="24998C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Resultatet er velkendt.</w:t>
      </w:r>
    </w:p>
    <w:p w14:paraId="31B0AB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mange beskeder.</w:t>
      </w:r>
    </w:p>
    <w:p w14:paraId="61BB970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mange afbrydelser.</w:t>
      </w:r>
    </w:p>
    <w:p w14:paraId="749D29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lidt tillid.</w:t>
      </w:r>
    </w:p>
    <w:p w14:paraId="40AC3AF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Hjælp er kun hjælp, hvis den passer ind i tankegangen</w:t>
      </w:r>
    </w:p>
    <w:p w14:paraId="2A5FF6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en erfaren kollega.</w:t>
      </w:r>
    </w:p>
    <w:p w14:paraId="3E801F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Kollegaen afbryder ikke hvert femte minut.</w:t>
      </w:r>
    </w:p>
    <w:p w14:paraId="5454E2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Vedkommende lytter.</w:t>
      </w:r>
    </w:p>
    <w:p w14:paraId="578F50F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Følger din tankegang.</w:t>
      </w:r>
    </w:p>
    <w:p w14:paraId="3021B4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Venter.</w:t>
      </w:r>
    </w:p>
    <w:p w14:paraId="181E0D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vælger det øjeblik, hvor ét spørgsmål kan ændre hele konsultationen.</w:t>
      </w:r>
    </w:p>
    <w:p w14:paraId="5406EB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tilfældigt.</w:t>
      </w:r>
    </w:p>
    <w:p w14:paraId="288525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del af ekspertisen.</w:t>
      </w:r>
    </w:p>
    <w:p w14:paraId="16FE77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disciplin bør gælde for et kognitivt system.</w:t>
      </w:r>
    </w:p>
    <w:p w14:paraId="4A7E264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 findes et naturligt tempo i enhver konsultation</w:t>
      </w:r>
    </w:p>
    <w:p w14:paraId="648F07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udvikler sig.</w:t>
      </w:r>
    </w:p>
    <w:p w14:paraId="5E290C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forstås patientens problem.</w:t>
      </w:r>
    </w:p>
    <w:p w14:paraId="67D8C8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Derefter udforskes mulige forklaringer.</w:t>
      </w:r>
    </w:p>
    <w:p w14:paraId="02826E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Så indsamles den nødvendige information.</w:t>
      </w:r>
    </w:p>
    <w:p w14:paraId="60C507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 træffes en beslutning.</w:t>
      </w:r>
    </w:p>
    <w:p w14:paraId="01C328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fase kalder på forskellig støtte.</w:t>
      </w:r>
    </w:p>
    <w:p w14:paraId="36FF162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Tidligt kan systemet hjælpe med at strukturere problemet.</w:t>
      </w:r>
    </w:p>
    <w:p w14:paraId="7300DB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Midt i konsultationen kan det pege på manglende oplysninger eller relevante differentialdiagnoser.</w:t>
      </w:r>
    </w:p>
    <w:p w14:paraId="02F7D3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Sent kan det kvalitetssikre planen, foreslå patientinformation eller hjælpe med dokumentationen.</w:t>
      </w:r>
    </w:p>
    <w:p w14:paraId="788972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samme anbefaling har forskellig værdi afhængigt af, hvornår den gives.</w:t>
      </w:r>
    </w:p>
    <w:p w14:paraId="660049A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Det rigtige spørgsmål på det rigtige tidspunkt</w:t>
      </w:r>
    </w:p>
    <w:p w14:paraId="3416E0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kognitivt system bør sjældent begynde med svar.</w:t>
      </w:r>
    </w:p>
    <w:p w14:paraId="6CBF48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begynde med spørgsmål.</w:t>
      </w:r>
    </w:p>
    <w:p w14:paraId="015C7B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Tidligt:</w:t>
      </w:r>
    </w:p>
    <w:p w14:paraId="5408C51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forsøger vi at forstå?"</w:t>
      </w:r>
    </w:p>
    <w:p w14:paraId="6F7E14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Senere:</w:t>
      </w:r>
    </w:p>
    <w:p w14:paraId="52E7E4B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"Hvilken information vil mest reducere usikkerheden?"</w:t>
      </w:r>
    </w:p>
    <w:p w14:paraId="253E9C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w:t>
      </w:r>
    </w:p>
    <w:p w14:paraId="6E086CB1"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"Er der noget vigtigt, vi endnu ikke har taget stilling til?"</w:t>
      </w:r>
    </w:p>
    <w:p w14:paraId="543EA73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Spørgsmål følger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02A24F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Svar afslutter den.</w:t>
      </w:r>
    </w:p>
    <w:p w14:paraId="1D73303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Stilhed er også en funktion</w:t>
      </w:r>
    </w:p>
    <w:p w14:paraId="670D2D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af de sværeste designbeslutninger er ikke, hvornår systemet skal sige noget.</w:t>
      </w:r>
    </w:p>
    <w:p w14:paraId="7FA6F02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hvornår det skal lade være.</w:t>
      </w:r>
    </w:p>
    <w:p w14:paraId="4257DD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systemet kommenterer alt, bliver intet vigtigt.</w:t>
      </w:r>
    </w:p>
    <w:p w14:paraId="3FEAFF7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kunne genkende øjeblikke, hvor lægen allerede er på rette spor.</w:t>
      </w:r>
    </w:p>
    <w:p w14:paraId="355704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de situationer er den bedste hjælp stilhed.</w:t>
      </w:r>
    </w:p>
    <w:p w14:paraId="6649B4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systemet ikke ved noget.</w:t>
      </w:r>
    </w:p>
    <w:p w14:paraId="34A182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lægen ikke har brug for det.</w:t>
      </w:r>
    </w:p>
    <w:p w14:paraId="331C63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tie på det rigtige tidspunkt er en form for intelligens.</w:t>
      </w:r>
    </w:p>
    <w:p w14:paraId="62AA9BE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Relevans er en funktion af kontekst og tid</w:t>
      </w:r>
    </w:p>
    <w:p w14:paraId="462ACB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tidligere beskrevet, hvordan kontekst gør information meningsfuld.</w:t>
      </w:r>
    </w:p>
    <w:p w14:paraId="72CEA3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kontekst alene er ikke nok.</w:t>
      </w:r>
    </w:p>
    <w:p w14:paraId="7C6DE9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oplysning kan være relevant på forskellige tidspunkter – eller slet ikke.</w:t>
      </w:r>
    </w:p>
    <w:p w14:paraId="1FAF35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Derfor er relevans ikke blot et spørgsmål om </w:t>
      </w:r>
      <w:r>
        <w:rPr>
          <w:rFonts w:ascii="AppleSystemUIFontItalic" w:hAnsi="AppleSystemUIFontItalic" w:cs="AppleSystemUIFontItalic"/>
          <w:i/>
          <w:iCs/>
          <w:kern w:val="0"/>
          <w:sz w:val="26"/>
          <w:szCs w:val="26"/>
          <w:lang w:val="da-DK"/>
        </w:rPr>
        <w:t>hvad</w:t>
      </w:r>
      <w:r>
        <w:rPr>
          <w:rFonts w:ascii="AppleSystemUIFont" w:hAnsi="AppleSystemUIFont" w:cs="AppleSystemUIFont"/>
          <w:kern w:val="0"/>
          <w:sz w:val="26"/>
          <w:szCs w:val="26"/>
          <w:lang w:val="da-DK"/>
        </w:rPr>
        <w:t>.</w:t>
      </w:r>
    </w:p>
    <w:p w14:paraId="1FA4CC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et spørgsmål om </w:t>
      </w:r>
      <w:r>
        <w:rPr>
          <w:rFonts w:ascii="AppleSystemUIFontItalic" w:hAnsi="AppleSystemUIFontItalic" w:cs="AppleSystemUIFontItalic"/>
          <w:i/>
          <w:iCs/>
          <w:kern w:val="0"/>
          <w:sz w:val="26"/>
          <w:szCs w:val="26"/>
          <w:lang w:val="da-DK"/>
        </w:rPr>
        <w:t>hvad, hvornår og hvorfor</w:t>
      </w:r>
      <w:r>
        <w:rPr>
          <w:rFonts w:ascii="AppleSystemUIFont" w:hAnsi="AppleSystemUIFont" w:cs="AppleSystemUIFont"/>
          <w:kern w:val="0"/>
          <w:sz w:val="26"/>
          <w:szCs w:val="26"/>
          <w:lang w:val="da-DK"/>
        </w:rPr>
        <w:t>.</w:t>
      </w:r>
    </w:p>
    <w:p w14:paraId="4DDEB53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følge konsultationens rytme</w:t>
      </w:r>
    </w:p>
    <w:p w14:paraId="73D9C6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bør ikke opføre sig som en søgemaskine, der venter på spørgsmål.</w:t>
      </w:r>
    </w:p>
    <w:p w14:paraId="049B7B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Heller ikke som et alarmsystem, der reagerer mekanisk på regler.</w:t>
      </w:r>
    </w:p>
    <w:p w14:paraId="5BE4AE5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følge konsultationens rytme.</w:t>
      </w:r>
    </w:p>
    <w:p w14:paraId="6F00D0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forstå, hvornår lægen indsamler information, hvornår hypoteser formes, og hvornår beslutningen nærmer sig.</w:t>
      </w:r>
    </w:p>
    <w:p w14:paraId="0D5899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da kan hjælpen føles naturlig.</w:t>
      </w:r>
    </w:p>
    <w:p w14:paraId="3231163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202E28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Målet er ikke, at Cortex skal sige mere.</w:t>
      </w:r>
    </w:p>
    <w:p w14:paraId="25C54B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Cortex skal sige mindre.</w:t>
      </w:r>
    </w:p>
    <w:p w14:paraId="1CEAA6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på de tidspunkter, hvor det gør størst forskel.</w:t>
      </w:r>
    </w:p>
    <w:p w14:paraId="70F22A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forskellen mellem information og dømmekraft.</w:t>
      </w:r>
    </w:p>
    <w:p w14:paraId="284025A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3FF1CF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bedste kliniske støtte er ikke den mest omfattende.</w:t>
      </w:r>
    </w:p>
    <w:p w14:paraId="3AAB00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er den bedst timede.</w:t>
      </w:r>
    </w:p>
    <w:p w14:paraId="0539679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0647AC61" w14:textId="77777777" w:rsidR="00DA019D" w:rsidRDefault="00DA019D">
      <w:pPr>
        <w:pStyle w:val="CortexBullet"/>
        <w:keepNext/>
        <w:keepLines/>
        <w:numPr>
          <w:ilvl w:val="0"/>
          <w:numId w:val="5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Timing er en central del af klinisk intelligens.</w:t>
      </w:r>
    </w:p>
    <w:p w14:paraId="06ACB246" w14:textId="77777777" w:rsidR="00DA019D" w:rsidRDefault="00DA019D">
      <w:pPr>
        <w:pStyle w:val="CortexBullet"/>
        <w:keepNext/>
        <w:keepLines/>
        <w:numPr>
          <w:ilvl w:val="0"/>
          <w:numId w:val="5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Hjælp skaber først værdi, når den passer til konsultationens aktuelle fase.</w:t>
      </w:r>
    </w:p>
    <w:p w14:paraId="2A3FE147" w14:textId="77777777" w:rsidR="00DA019D" w:rsidRDefault="00DA019D">
      <w:pPr>
        <w:pStyle w:val="CortexBullet"/>
        <w:keepNext/>
        <w:keepLines/>
        <w:numPr>
          <w:ilvl w:val="0"/>
          <w:numId w:val="5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Relevans afhænger af både kontekst og tidspunkt.</w:t>
      </w:r>
    </w:p>
    <w:p w14:paraId="6FB21CF5" w14:textId="77777777" w:rsidR="00DA019D" w:rsidRDefault="00DA019D">
      <w:pPr>
        <w:pStyle w:val="CortexBullet"/>
        <w:keepNext/>
        <w:keepLines/>
        <w:numPr>
          <w:ilvl w:val="0"/>
          <w:numId w:val="5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Stilhed kan være lige så vigtig som intervention.</w:t>
      </w:r>
    </w:p>
    <w:p w14:paraId="1F0DDDBD" w14:textId="77777777" w:rsidR="00DA019D" w:rsidRDefault="00DA019D">
      <w:pPr>
        <w:pStyle w:val="CortexBullet"/>
        <w:keepNext w:val="0"/>
        <w:keepLines/>
        <w:numPr>
          <w:ilvl w:val="0"/>
          <w:numId w:val="5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følge konsultationens rytme frem for at afbryde den.</w:t>
      </w:r>
    </w:p>
    <w:p w14:paraId="13F0E07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1AE034D6" w14:textId="77777777" w:rsidR="00DA019D" w:rsidRDefault="00DA019D">
      <w:pPr>
        <w:pStyle w:val="CortexBullet"/>
        <w:keepNext/>
        <w:keepLines/>
        <w:numPr>
          <w:ilvl w:val="0"/>
          <w:numId w:val="5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modellere konsultationens progression, ikke blot patientens data.</w:t>
      </w:r>
    </w:p>
    <w:p w14:paraId="2657B608" w14:textId="77777777" w:rsidR="00DA019D" w:rsidRDefault="00DA019D">
      <w:pPr>
        <w:pStyle w:val="CortexBullet"/>
        <w:keepNext/>
        <w:keepLines/>
        <w:numPr>
          <w:ilvl w:val="0"/>
          <w:numId w:val="5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forslag skal vurderes ud fra, om de er relevante netop nu.</w:t>
      </w:r>
    </w:p>
    <w:p w14:paraId="0DEF24E7" w14:textId="77777777" w:rsidR="00DA019D" w:rsidRDefault="00DA019D">
      <w:pPr>
        <w:pStyle w:val="CortexBullet"/>
        <w:keepNext/>
        <w:keepLines/>
        <w:numPr>
          <w:ilvl w:val="0"/>
          <w:numId w:val="5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begrænse antallet af afbrydelser og prioritere kvalitet over frekvens.</w:t>
      </w:r>
    </w:p>
    <w:p w14:paraId="2A677D26" w14:textId="77777777" w:rsidR="00DA019D" w:rsidRDefault="00DA019D">
      <w:pPr>
        <w:pStyle w:val="CortexBullet"/>
        <w:keepNext/>
        <w:keepLines/>
        <w:numPr>
          <w:ilvl w:val="0"/>
          <w:numId w:val="5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Funktioner skal vurderes på, om de forbedrer konsultationens flow frem for blot at levere information.</w:t>
      </w:r>
    </w:p>
    <w:p w14:paraId="5F38DC5E" w14:textId="77777777" w:rsidR="00DA019D" w:rsidRDefault="00DA019D">
      <w:pPr>
        <w:pStyle w:val="CortexBullet"/>
        <w:keepNext w:val="0"/>
        <w:keepLines/>
        <w:numPr>
          <w:ilvl w:val="0"/>
          <w:numId w:val="5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En væsentlig del af intelligensen er at vide, hvornår systemet </w:t>
      </w:r>
      <w:r>
        <w:rPr>
          <w:rFonts w:ascii="AppleSystemUIFontBold" w:hAnsi="AppleSystemUIFontBold" w:cs="AppleSystemUIFontBold"/>
          <w:b/>
          <w:bCs/>
          <w:kern w:val="0"/>
          <w:sz w:val="26"/>
          <w:szCs w:val="26"/>
          <w:lang w:val="da-DK"/>
        </w:rPr>
        <w:t>ikke</w:t>
      </w:r>
      <w:r>
        <w:rPr>
          <w:rFonts w:ascii="AppleSystemUIFont" w:hAnsi="AppleSystemUIFont" w:cs="AppleSystemUIFont"/>
          <w:kern w:val="0"/>
          <w:sz w:val="26"/>
          <w:szCs w:val="26"/>
          <w:lang w:val="da-DK"/>
        </w:rPr>
        <w:t xml:space="preserve"> skal intervenere.</w:t>
      </w:r>
    </w:p>
    <w:p>
      <w:pPr>
        <w:pStyle w:val="Part"/>
        <w:shd w:fill="15324A"/>
        <w:ind w:left="240" w:right="240"/>
      </w:pPr>
      <w:r>
        <w:rPr>
          <w:rFonts w:ascii="Aptos" w:hAnsi="Aptos"/>
          <w:b/>
          <w:color w:val="FFFFFF"/>
          <w:sz w:val="48"/>
        </w:rPr>
        <w:t>DEL III  ·  TILLID, DØMMEKRAFT OG ANSVAR</w:t>
      </w:r>
    </w:p>
    <w:p w14:paraId="64D46920"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11 – Tillid kræver forklaringer</w:t>
      </w:r>
    </w:p>
    <w:p w14:paraId="43D1D8D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"Et kognitivt system skal ikke kun give anbefalinger. Det skal gøre dem forståelige."</w:t>
      </w:r>
    </w:p>
    <w:p w14:paraId="0E9ECA5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Medicin bygger på begrundelser</w:t>
      </w:r>
    </w:p>
    <w:p w14:paraId="7CC44E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en erfaren praktiserende læge anbefaler en behandling, siger vedkommende sjældent blot:</w:t>
      </w:r>
    </w:p>
    <w:p w14:paraId="121201B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"Gør dette."</w:t>
      </w:r>
    </w:p>
    <w:p w14:paraId="57D7F7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forklarer.</w:t>
      </w:r>
    </w:p>
    <w:p w14:paraId="13367B6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tror, det er en lungebetændelse, fordi..."</w:t>
      </w:r>
    </w:p>
    <w:p w14:paraId="2C289D4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er mindre bekymret for blodprop, fordi..."</w:t>
      </w:r>
    </w:p>
    <w:p w14:paraId="2D272AA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"Vi afventer, fordi risikoen er lav, og symptomerne er kortvarige..."</w:t>
      </w:r>
    </w:p>
    <w:p w14:paraId="529C0B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Forklaringen er ikke en tilføjelse.</w:t>
      </w:r>
    </w:p>
    <w:p w14:paraId="476F4E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del af beslutningen.</w:t>
      </w:r>
    </w:p>
    <w:p w14:paraId="142C38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gør det muligt for patienten at forstå.</w:t>
      </w:r>
    </w:p>
    <w:p w14:paraId="7F84F9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gør det muligt for kolleger at overtage.</w:t>
      </w:r>
    </w:p>
    <w:p w14:paraId="2B6BAB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gør det muligt for lægen selv at revurdere beslutningen senere.</w:t>
      </w:r>
    </w:p>
    <w:p w14:paraId="5C92E0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Begrundelser er en del af klinisk kvalitet.</w:t>
      </w:r>
    </w:p>
    <w:p w14:paraId="01CF7DA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anbefaling uden begrundelse er svær at stole på</w:t>
      </w:r>
    </w:p>
    <w:p w14:paraId="1013FE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at et system skriver:</w:t>
      </w:r>
    </w:p>
    <w:p w14:paraId="6A1D33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Henvis patienten akut.</w:t>
      </w:r>
    </w:p>
    <w:p w14:paraId="7D3E1C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w:t>
      </w:r>
    </w:p>
    <w:p w14:paraId="52CBB8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udløste anbefalingen?</w:t>
      </w:r>
    </w:p>
    <w:p w14:paraId="6C802A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Var det patientens alder?</w:t>
      </w:r>
    </w:p>
    <w:p w14:paraId="0BF091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Blodprøverne?</w:t>
      </w:r>
    </w:p>
    <w:p w14:paraId="26FA41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Medicinen?</w:t>
      </w:r>
    </w:p>
    <w:p w14:paraId="69BFC1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rødt flag?</w:t>
      </w:r>
    </w:p>
    <w:p w14:paraId="7C625E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ny guideline?</w:t>
      </w:r>
    </w:p>
    <w:p w14:paraId="64D2D9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Uden begrundelsen bliver anbefalingen vanskelig at vurdere.</w:t>
      </w:r>
    </w:p>
    <w:p w14:paraId="07F315F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 nødvendigvis er forkert.</w:t>
      </w:r>
    </w:p>
    <w:p w14:paraId="139E1B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Men fordi lægen ikke kan integrere den i sin egen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6AA6D29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Tillid kan ikke kræves</w:t>
      </w:r>
    </w:p>
    <w:p w14:paraId="1CEA07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Mange teknologier forsøger at skabe tillid ved at være selvsikre.</w:t>
      </w:r>
    </w:p>
    <w:p w14:paraId="5929FF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klinikere fungerer anderledes.</w:t>
      </w:r>
    </w:p>
    <w:p w14:paraId="3B3189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ikke, fordi nogen taler med stor sikkerhed.</w:t>
      </w:r>
    </w:p>
    <w:p w14:paraId="766DF7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Tillid opstår, når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kan følges.</w:t>
      </w:r>
    </w:p>
    <w:p w14:paraId="73BE40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gælder mellem læger.</w:t>
      </w:r>
    </w:p>
    <w:p w14:paraId="64BA60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bør også gælde mellem lægen og et kognitivt system.</w:t>
      </w:r>
    </w:p>
    <w:p w14:paraId="1A98B55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Forklaringer gør læring mulig</w:t>
      </w:r>
    </w:p>
    <w:p w14:paraId="6F714A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findes en vigtig forskel mellem et svar og en forklaring.</w:t>
      </w:r>
    </w:p>
    <w:p w14:paraId="684516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svar løser dagens problem.</w:t>
      </w:r>
    </w:p>
    <w:p w14:paraId="3D7477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forklaring forbedrer morgendagens beslutninger.</w:t>
      </w:r>
    </w:p>
    <w:p w14:paraId="381C8E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blot leverer anbefalinger, bliver systemet et værktøj.</w:t>
      </w:r>
    </w:p>
    <w:p w14:paraId="3A93E2F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forklarer sine overvejelser, bliver systemet også en læringspartner.</w:t>
      </w:r>
    </w:p>
    <w:p w14:paraId="56774A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ikke lægen afhængig.</w:t>
      </w:r>
    </w:p>
    <w:p w14:paraId="397DFE0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lægen stærkere.</w:t>
      </w:r>
    </w:p>
    <w:p w14:paraId="2D7032B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Forklaringer skal passe til situationen</w:t>
      </w:r>
    </w:p>
    <w:p w14:paraId="4456D5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alle beslutninger kræver den samme dybde.</w:t>
      </w:r>
    </w:p>
    <w:p w14:paraId="5256BC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er én sætning nok.</w:t>
      </w:r>
    </w:p>
    <w:p w14:paraId="647FC11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"Anbefalingen bygger på de nationale retningslinjer for atrieflimren."</w:t>
      </w:r>
    </w:p>
    <w:p w14:paraId="141FFF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Andre gange er usikkerheden større.</w:t>
      </w:r>
    </w:p>
    <w:p w14:paraId="2AAAF0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Så skal systemet kunne vise:</w:t>
      </w:r>
    </w:p>
    <w:p w14:paraId="7ADE4B25" w14:textId="77777777" w:rsidR="00DA019D" w:rsidRDefault="00DA019D">
      <w:pPr>
        <w:numPr>
          <w:ilvl w:val="0"/>
          <w:numId w:val="5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fund der taler for anbefalingen</w:t>
      </w:r>
    </w:p>
    <w:p w14:paraId="3CF5B18B" w14:textId="77777777" w:rsidR="00DA019D" w:rsidRDefault="00DA019D">
      <w:pPr>
        <w:numPr>
          <w:ilvl w:val="0"/>
          <w:numId w:val="5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fund der taler imod</w:t>
      </w:r>
    </w:p>
    <w:p w14:paraId="38A8F8F0" w14:textId="77777777" w:rsidR="00DA019D" w:rsidRDefault="00DA019D">
      <w:pPr>
        <w:numPr>
          <w:ilvl w:val="0"/>
          <w:numId w:val="5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alternativer der findes</w:t>
      </w:r>
    </w:p>
    <w:p w14:paraId="4562E80D" w14:textId="77777777" w:rsidR="00DA019D" w:rsidRDefault="00DA019D">
      <w:pPr>
        <w:numPr>
          <w:ilvl w:val="0"/>
          <w:numId w:val="5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 stærk evidensen er</w:t>
      </w:r>
    </w:p>
    <w:p w14:paraId="7E6D24E4" w14:textId="77777777" w:rsidR="00DA019D" w:rsidRDefault="00DA019D">
      <w:pPr>
        <w:numPr>
          <w:ilvl w:val="0"/>
          <w:numId w:val="54"/>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antagelser der ligger bag</w:t>
      </w:r>
    </w:p>
    <w:p w14:paraId="3C2D4D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Forklaringen skal kunne uddybes efter behov.</w:t>
      </w:r>
    </w:p>
    <w:p w14:paraId="310E2E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tvinges frem hver gang.</w:t>
      </w:r>
    </w:p>
    <w:p w14:paraId="399F6EB4"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At kunne sige "jeg ved det ikke"</w:t>
      </w:r>
    </w:p>
    <w:p w14:paraId="3466B7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findes en særlig form for troværdighed.</w:t>
      </w:r>
    </w:p>
    <w:p w14:paraId="63AAAB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opstår, når et system tydeligt viser sine egne begrænsninger.</w:t>
      </w:r>
    </w:p>
    <w:p w14:paraId="25948E7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"Der findes ikke stærk evidens."</w:t>
      </w:r>
    </w:p>
    <w:p w14:paraId="4F29E2E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"To behandlingsstrategier vurderes som rimelige."</w:t>
      </w:r>
    </w:p>
    <w:p w14:paraId="14F2FEA1"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"Anbefalingen bygger primært på ekspertkonsensus."</w:t>
      </w:r>
    </w:p>
    <w:p w14:paraId="491F35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slags udsagn svækker ikke tilliden.</w:t>
      </w:r>
    </w:p>
    <w:p w14:paraId="4D4A3B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styrker den.</w:t>
      </w:r>
    </w:p>
    <w:p w14:paraId="33D2DB0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Fordi de afspejler, hvordan medicin faktisk fungerer.</w:t>
      </w:r>
    </w:p>
    <w:p w14:paraId="253D1CA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Transparens er ikke det samme som forklaring</w:t>
      </w:r>
    </w:p>
    <w:p w14:paraId="348184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kan være fuldstændig transparent og stadig være uforståeligt.</w:t>
      </w:r>
    </w:p>
    <w:p w14:paraId="67C979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vise modelversioner, sandsynligheder eller interne beregninger er ikke nødvendigvis en forklaring.</w:t>
      </w:r>
    </w:p>
    <w:p w14:paraId="374A67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god forklaring oversætter kompleksitet til klinisk mening.</w:t>
      </w:r>
    </w:p>
    <w:p w14:paraId="3C783F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besvarer ikke:</w:t>
      </w:r>
    </w:p>
    <w:p w14:paraId="6C1C675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"Hvordan kom algoritmen frem til dette?"</w:t>
      </w:r>
    </w:p>
    <w:p w14:paraId="18B4F4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besvarer:</w:t>
      </w:r>
    </w:p>
    <w:p w14:paraId="7110189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"Hvorfor er dette relevant for denne patient?"</w:t>
      </w:r>
    </w:p>
    <w:p w14:paraId="118CFD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vigtigere forskel.</w:t>
      </w:r>
    </w:p>
    <w:p w14:paraId="5A424E7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være en dialog – ikke en dommer</w:t>
      </w:r>
    </w:p>
    <w:p w14:paraId="3CC7FE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fejl, et kognitivt system kan begå, er at opføre sig som den endelige autoritet.</w:t>
      </w:r>
    </w:p>
    <w:p w14:paraId="5F765A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stedet bør Cortex invitere til dialog.</w:t>
      </w:r>
    </w:p>
    <w:p w14:paraId="5A7F9D5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"Dette taler for..."</w:t>
      </w:r>
    </w:p>
    <w:p w14:paraId="6CC3FE0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"Dette taler imod..."</w:t>
      </w:r>
    </w:p>
    <w:p w14:paraId="35F624B2"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"Hvis dette fund ændrer sig, bør anbefalingen revurderes."</w:t>
      </w:r>
    </w:p>
    <w:p w14:paraId="3EEA90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Forklaringen bliver dermed ikke en begrundelse for at adlyde.</w:t>
      </w:r>
    </w:p>
    <w:p w14:paraId="47C069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et grundlag for at tænke videre.</w:t>
      </w:r>
    </w:p>
    <w:p w14:paraId="11094DC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2CF8FB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Målet er ikke, at lægen skal stole på Cortex.</w:t>
      </w:r>
    </w:p>
    <w:p w14:paraId="66C3C0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lægen skal kunne efterprøve Cortex.</w:t>
      </w:r>
    </w:p>
    <w:p w14:paraId="7EC05A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lyder som en lille forskel.</w:t>
      </w:r>
    </w:p>
    <w:p w14:paraId="3466D8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ændrer hele relationen.</w:t>
      </w:r>
    </w:p>
    <w:p w14:paraId="689F15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bliver ikke noget, systemet kræver.</w:t>
      </w:r>
    </w:p>
    <w:p w14:paraId="3A1587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bliver noget, systemet fortjener.</w:t>
      </w:r>
    </w:p>
    <w:p w14:paraId="0260DFC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5974A5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skal ikke blot kunne give en anbefaling.</w:t>
      </w:r>
    </w:p>
    <w:p w14:paraId="6B0707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 xml:space="preserve">Det skal kunne begrunde den på en måde, der styrker lægens egen </w:t>
      </w:r>
      <w:proofErr w:type="spellStart"/>
      <w:r>
        <w:rPr>
          <w:rFonts w:ascii="AppleSystemUIFontBold" w:hAnsi="AppleSystemUIFontBold" w:cs="AppleSystemUIFontBold"/>
          <w:b/>
          <w:bCs/>
          <w:kern w:val="0"/>
          <w:sz w:val="26"/>
          <w:szCs w:val="26"/>
          <w:lang w:val="da-DK"/>
        </w:rPr>
        <w:t>ræsonnering</w:t>
      </w:r>
      <w:proofErr w:type="spellEnd"/>
      <w:r>
        <w:rPr>
          <w:rFonts w:ascii="AppleSystemUIFontBold" w:hAnsi="AppleSystemUIFontBold" w:cs="AppleSystemUIFontBold"/>
          <w:b/>
          <w:bCs/>
          <w:kern w:val="0"/>
          <w:sz w:val="26"/>
          <w:szCs w:val="26"/>
          <w:lang w:val="da-DK"/>
        </w:rPr>
        <w:t>.</w:t>
      </w:r>
    </w:p>
    <w:p w14:paraId="58E7015C"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312C1EE8" w14:textId="77777777" w:rsidR="00DA019D" w:rsidRDefault="00DA019D">
      <w:pPr>
        <w:pStyle w:val="CortexBullet"/>
        <w:keepNext/>
        <w:keepLines/>
        <w:numPr>
          <w:ilvl w:val="0"/>
          <w:numId w:val="5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Begrundelser er en integreret del af klinisk kvalitet.</w:t>
      </w:r>
    </w:p>
    <w:p w14:paraId="04AA871F" w14:textId="77777777" w:rsidR="00DA019D" w:rsidRDefault="00DA019D">
      <w:pPr>
        <w:pStyle w:val="CortexBullet"/>
        <w:keepNext/>
        <w:keepLines/>
        <w:numPr>
          <w:ilvl w:val="0"/>
          <w:numId w:val="5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gennem forståelse, ikke gennem autoritet.</w:t>
      </w:r>
    </w:p>
    <w:p w14:paraId="1D0E65C3" w14:textId="77777777" w:rsidR="00DA019D" w:rsidRDefault="00DA019D">
      <w:pPr>
        <w:pStyle w:val="CortexBullet"/>
        <w:keepNext/>
        <w:keepLines/>
        <w:numPr>
          <w:ilvl w:val="0"/>
          <w:numId w:val="5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Forklaringer skaber både sikkerhed i den aktuelle konsultation og læring på længere sigt.</w:t>
      </w:r>
    </w:p>
    <w:p w14:paraId="4C62B7D7" w14:textId="77777777" w:rsidR="00DA019D" w:rsidRDefault="00DA019D">
      <w:pPr>
        <w:pStyle w:val="CortexBullet"/>
        <w:keepNext/>
        <w:keepLines/>
        <w:numPr>
          <w:ilvl w:val="0"/>
          <w:numId w:val="5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Gennemsigtighed er kun værdifuld, hvis den er klinisk meningsfuld.</w:t>
      </w:r>
    </w:p>
    <w:p w14:paraId="02339052" w14:textId="77777777" w:rsidR="00DA019D" w:rsidRDefault="00DA019D">
      <w:pPr>
        <w:pStyle w:val="CortexBullet"/>
        <w:keepNext w:val="0"/>
        <w:keepLines/>
        <w:numPr>
          <w:ilvl w:val="0"/>
          <w:numId w:val="5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gøre sine anbefalinger efterprøvelige.</w:t>
      </w:r>
    </w:p>
    <w:p w14:paraId="644B7DF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3F2C3C74" w14:textId="77777777" w:rsidR="00DA019D" w:rsidRDefault="00DA019D">
      <w:pPr>
        <w:pStyle w:val="CortexBullet"/>
        <w:keepNext/>
        <w:keepLines/>
        <w:numPr>
          <w:ilvl w:val="0"/>
          <w:numId w:val="5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anbefalinger i Cortex skal kunne forklares i et klinisk sprog.</w:t>
      </w:r>
    </w:p>
    <w:p w14:paraId="1F18122C" w14:textId="77777777" w:rsidR="00DA019D" w:rsidRDefault="00DA019D">
      <w:pPr>
        <w:pStyle w:val="CortexBullet"/>
        <w:keepNext/>
        <w:keepLines/>
        <w:numPr>
          <w:ilvl w:val="0"/>
          <w:numId w:val="5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graduere forklaringer fra korte begrundelser til dybere gennemgang.</w:t>
      </w:r>
    </w:p>
    <w:p w14:paraId="797DE844" w14:textId="77777777" w:rsidR="00DA019D" w:rsidRDefault="00DA019D">
      <w:pPr>
        <w:pStyle w:val="CortexBullet"/>
        <w:keepNext/>
        <w:keepLines/>
        <w:numPr>
          <w:ilvl w:val="0"/>
          <w:numId w:val="5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Evidens, usikkerhed og alternative strategier skal kunne vises uden at forstyrre arbejdsgangen.</w:t>
      </w:r>
    </w:p>
    <w:p w14:paraId="6E446113" w14:textId="77777777" w:rsidR="00DA019D" w:rsidRDefault="00DA019D">
      <w:pPr>
        <w:pStyle w:val="CortexBullet"/>
        <w:keepNext/>
        <w:keepLines/>
        <w:numPr>
          <w:ilvl w:val="0"/>
          <w:numId w:val="5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understøtte dialog frem for autoritet.</w:t>
      </w:r>
    </w:p>
    <w:p w14:paraId="504D1727" w14:textId="77777777" w:rsidR="00DA019D" w:rsidRDefault="00DA019D">
      <w:pPr>
        <w:pStyle w:val="CortexBullet"/>
        <w:keepNext w:val="0"/>
        <w:keepLines/>
        <w:numPr>
          <w:ilvl w:val="0"/>
          <w:numId w:val="5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Funktionen af en forklaring er at styrke lægens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 ikke at legitimere systemets konklusion.</w:t>
      </w:r>
    </w:p>
    <w:p w14:paraId="6C204F1B"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12 – En god kollega har ikke altid ret</w:t>
      </w:r>
    </w:p>
    <w:p w14:paraId="2E87C010"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"Tillid bygger ikke på ufejlbarlighed. Den bygger på pålidelighed."</w:t>
      </w:r>
    </w:p>
    <w:p w14:paraId="3088679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Perfektion er den forkerte ambition</w:t>
      </w:r>
    </w:p>
    <w:p w14:paraId="7BFA1B6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vi taler om kunstig intelligens, bliver diskussionen ofte reduceret til ét spørgsmål.</w:t>
      </w:r>
    </w:p>
    <w:p w14:paraId="44F98C8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 ofte har den ret?"</w:t>
      </w:r>
    </w:p>
    <w:p w14:paraId="34907E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vigtigt spørgsmål.</w:t>
      </w:r>
    </w:p>
    <w:p w14:paraId="265EE4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ikke det vigtigste.</w:t>
      </w:r>
    </w:p>
    <w:p w14:paraId="2174FA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ingen forventer, at en kollega altid har ret.</w:t>
      </w:r>
    </w:p>
    <w:p w14:paraId="1FC3AB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Ingen forventer, at en erfaren praktiserende læge altid vælger den eneste rigtige løsning.</w:t>
      </w:r>
    </w:p>
    <w:p w14:paraId="309375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forventer, at medicin kan gøres fejlfri.</w:t>
      </w:r>
    </w:p>
    <w:p w14:paraId="241326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kan man have enorm tillid til en kollega.</w:t>
      </w:r>
    </w:p>
    <w:p w14:paraId="0DBDC3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w:t>
      </w:r>
    </w:p>
    <w:p w14:paraId="43F798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Fordi tillid ikke handler om perfektion.</w:t>
      </w:r>
    </w:p>
    <w:p w14:paraId="0CB4BA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om, hvordan man arbejder med usikkerhed.</w:t>
      </w:r>
    </w:p>
    <w:p w14:paraId="05A5723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 bedste kolleger giver ikke facit</w:t>
      </w:r>
    </w:p>
    <w:p w14:paraId="371A552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den kollega, du helst vil diskutere vanskelige patienter med.</w:t>
      </w:r>
    </w:p>
    <w:p w14:paraId="0840CD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sjældent den kollega, der altid har et hurtigt svar.</w:t>
      </w:r>
    </w:p>
    <w:p w14:paraId="392999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kollega, som:</w:t>
      </w:r>
    </w:p>
    <w:p w14:paraId="0BF39701" w14:textId="77777777" w:rsidR="00DA019D" w:rsidRDefault="00DA019D">
      <w:pPr>
        <w:numPr>
          <w:ilvl w:val="0"/>
          <w:numId w:val="5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lytter</w:t>
      </w:r>
    </w:p>
    <w:p w14:paraId="1AF4B55E" w14:textId="77777777" w:rsidR="00DA019D" w:rsidRDefault="00DA019D">
      <w:pPr>
        <w:numPr>
          <w:ilvl w:val="0"/>
          <w:numId w:val="5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stiller gode spørgsmål</w:t>
      </w:r>
    </w:p>
    <w:p w14:paraId="38DE8CDF" w14:textId="77777777" w:rsidR="00DA019D" w:rsidRDefault="00DA019D">
      <w:pPr>
        <w:numPr>
          <w:ilvl w:val="0"/>
          <w:numId w:val="5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gør dig opmærksom på noget, du ikke havde overvejet</w:t>
      </w:r>
    </w:p>
    <w:p w14:paraId="4CCF29EB" w14:textId="77777777" w:rsidR="00DA019D" w:rsidRDefault="00DA019D">
      <w:pPr>
        <w:numPr>
          <w:ilvl w:val="0"/>
          <w:numId w:val="5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indrømmer, når noget er usikkert</w:t>
      </w:r>
    </w:p>
    <w:p w14:paraId="4287ED38" w14:textId="77777777" w:rsidR="00DA019D" w:rsidRDefault="00DA019D">
      <w:pPr>
        <w:numPr>
          <w:ilvl w:val="0"/>
          <w:numId w:val="5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ændrer mening, når nye oplysninger kommer frem</w:t>
      </w:r>
    </w:p>
    <w:p w14:paraId="73A456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ufejlbarlighed.</w:t>
      </w:r>
    </w:p>
    <w:p w14:paraId="02A318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intellektuel ydmyghed.</w:t>
      </w:r>
    </w:p>
    <w:p w14:paraId="7BC1F66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Pålidelighed er vigtigere end præcision</w:t>
      </w:r>
    </w:p>
    <w:p w14:paraId="5B15B1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To systemer kan have samme diagnostiske præcision.</w:t>
      </w:r>
    </w:p>
    <w:p w14:paraId="6A38A9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vil det ene opleves som langt mere værdifuldt.</w:t>
      </w:r>
    </w:p>
    <w:p w14:paraId="1ACACE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w:t>
      </w:r>
    </w:p>
    <w:p w14:paraId="716EE5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Fordi det er forudsigeligt.</w:t>
      </w:r>
    </w:p>
    <w:p w14:paraId="4672CA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reagerer ensartet.</w:t>
      </w:r>
    </w:p>
    <w:p w14:paraId="3CCCB9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forklarer sig.</w:t>
      </w:r>
    </w:p>
    <w:p w14:paraId="14F342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viser usikkerhed.</w:t>
      </w:r>
    </w:p>
    <w:p w14:paraId="53434F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følger den kliniske kontekst.</w:t>
      </w:r>
    </w:p>
    <w:p w14:paraId="584ADF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hjælper uden at dominere.</w:t>
      </w:r>
    </w:p>
    <w:p w14:paraId="4B5C5A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Pålidelighed er derfor mere end statistik.</w:t>
      </w:r>
    </w:p>
    <w:p w14:paraId="30FC69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oplevelse.</w:t>
      </w:r>
    </w:p>
    <w:p w14:paraId="324C608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god kollega kender sine begrænsninger</w:t>
      </w:r>
    </w:p>
    <w:p w14:paraId="372013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af det mest betryggende ved en erfaren kliniker er ikke, hvad vedkommende ved.</w:t>
      </w:r>
    </w:p>
    <w:p w14:paraId="64A85E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hvad vedkommende ved, at vedkommende </w:t>
      </w:r>
      <w:r>
        <w:rPr>
          <w:rFonts w:ascii="AppleSystemUIFontBold" w:hAnsi="AppleSystemUIFontBold" w:cs="AppleSystemUIFontBold"/>
          <w:b/>
          <w:bCs/>
          <w:kern w:val="0"/>
          <w:sz w:val="26"/>
          <w:szCs w:val="26"/>
          <w:lang w:val="da-DK"/>
        </w:rPr>
        <w:t>ikke</w:t>
      </w:r>
      <w:r>
        <w:rPr>
          <w:rFonts w:ascii="AppleSystemUIFont" w:hAnsi="AppleSystemUIFont" w:cs="AppleSystemUIFont"/>
          <w:kern w:val="0"/>
          <w:sz w:val="26"/>
          <w:szCs w:val="26"/>
          <w:lang w:val="da-DK"/>
        </w:rPr>
        <w:t xml:space="preserve"> ved.</w:t>
      </w:r>
    </w:p>
    <w:p w14:paraId="2A33EB0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egenskab bør gælde for Cortex.</w:t>
      </w:r>
    </w:p>
    <w:p w14:paraId="24CD47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sige:</w:t>
      </w:r>
    </w:p>
    <w:p w14:paraId="724E73F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"Dette ligger uden for mit vidensgrundlag."</w:t>
      </w:r>
    </w:p>
    <w:p w14:paraId="46C3D57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"Jeg er usikker."</w:t>
      </w:r>
    </w:p>
    <w:p w14:paraId="61E25242"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"Denne anbefaling bygger på begrænset evidens."</w:t>
      </w:r>
    </w:p>
    <w:p w14:paraId="427AA81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"Der findes flere rimelige strategier."</w:t>
      </w:r>
    </w:p>
    <w:p w14:paraId="769016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Et system, der aldrig tvivler, lærer os ikke at tænke.</w:t>
      </w:r>
    </w:p>
    <w:p w14:paraId="10C9C3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lærer os at adlyde.</w:t>
      </w:r>
    </w:p>
    <w:p w14:paraId="566CDF5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Samarbejde kræver gensidig påvirkning</w:t>
      </w:r>
    </w:p>
    <w:p w14:paraId="29C1D2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samarbejde er ikke envejs.</w:t>
      </w:r>
    </w:p>
    <w:p w14:paraId="0BA89E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påvirker systemet.</w:t>
      </w:r>
    </w:p>
    <w:p w14:paraId="5ECAF2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påvirker lægen.</w:t>
      </w:r>
    </w:p>
    <w:p w14:paraId="2AC269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afviser et forslag, bør systemet lære noget om konteksten.</w:t>
      </w:r>
    </w:p>
    <w:p w14:paraId="7F5EFE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systemet peger på et overset fund, bør lægen kunne ændre sin plan.</w:t>
      </w:r>
    </w:p>
    <w:p w14:paraId="7A5B3C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Begge parter bliver klogere.</w:t>
      </w:r>
    </w:p>
    <w:p w14:paraId="19218F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ansvaret deles.</w:t>
      </w:r>
    </w:p>
    <w:p w14:paraId="378352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forståelsen udvikler sig.</w:t>
      </w:r>
    </w:p>
    <w:p w14:paraId="51EDC3D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Tillid opbygges langsomt</w:t>
      </w:r>
    </w:p>
    <w:p w14:paraId="298023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ikke ved første konsultation.</w:t>
      </w:r>
    </w:p>
    <w:p w14:paraId="33D01F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bygges over tid.</w:t>
      </w:r>
    </w:p>
    <w:p w14:paraId="524E7C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kollega bliver troværdig, fordi vedkommende igen og igen viser god dømmekraft.</w:t>
      </w:r>
    </w:p>
    <w:p w14:paraId="28087A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gælder et kognitivt system.</w:t>
      </w:r>
    </w:p>
    <w:p w14:paraId="68515C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gennem store løfter.</w:t>
      </w:r>
    </w:p>
    <w:p w14:paraId="14552F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gennem tusindvis af små øjeblikke.</w:t>
      </w:r>
    </w:p>
    <w:p w14:paraId="2315AF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overset interaktion.</w:t>
      </w:r>
    </w:p>
    <w:p w14:paraId="11FB41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relevant rødt flag.</w:t>
      </w:r>
    </w:p>
    <w:p w14:paraId="6F194A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præcis opsummering.</w:t>
      </w:r>
    </w:p>
    <w:p w14:paraId="385BD8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god henvisning.</w:t>
      </w:r>
    </w:p>
    <w:p w14:paraId="36835E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spørgsmål, der ændrede konsultationen.</w:t>
      </w:r>
    </w:p>
    <w:p w14:paraId="68DD578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er summen af mange små erfaringer.</w:t>
      </w:r>
    </w:p>
    <w:p w14:paraId="651E0B2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være konsekvent</w:t>
      </w:r>
    </w:p>
    <w:p w14:paraId="4C9E87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findes et paradoks.</w:t>
      </w:r>
    </w:p>
    <w:p w14:paraId="78AFB3D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forsøger at imponere, bliver ofte mindre troværdigt.</w:t>
      </w:r>
    </w:p>
    <w:p w14:paraId="07925E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konsekvent hjælper med de samme grundlæggende opgaver, bliver gradvist en naturlig del af arbejdet.</w:t>
      </w:r>
    </w:p>
    <w:p w14:paraId="1546CF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skal Cortex ikke forsøge at være genial.</w:t>
      </w:r>
    </w:p>
    <w:p w14:paraId="588660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forsøge at være stabil.</w:t>
      </w:r>
    </w:p>
    <w:p w14:paraId="6B15EB2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42EAE30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at læger skal føle sig afhængige af Cortex.</w:t>
      </w:r>
    </w:p>
    <w:p w14:paraId="48135AE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at de skal føle sig bedre understøttet.</w:t>
      </w:r>
    </w:p>
    <w:p w14:paraId="299248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er en afgørende forskel.</w:t>
      </w:r>
    </w:p>
    <w:p w14:paraId="6BF22E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Afhængighed reducerer selvstændighed.</w:t>
      </w:r>
    </w:p>
    <w:p w14:paraId="44DCC2F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Støtte styrker den.</w:t>
      </w:r>
    </w:p>
    <w:p w14:paraId="64308A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kognitivt system gør ikke lægen mindre kompetent.</w:t>
      </w:r>
    </w:p>
    <w:p w14:paraId="3544B5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det lettere at bruge den kompetence, lægen allerede har.</w:t>
      </w:r>
    </w:p>
    <w:p w14:paraId="5E2CABB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72C54C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vigtigste egenskab ved et kognitivt system er ikke, at det har ret.</w:t>
      </w:r>
    </w:p>
    <w:p w14:paraId="16167D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er, at det er en pålidelig samarbejdspartner.</w:t>
      </w:r>
    </w:p>
    <w:p w14:paraId="1FB017F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4193395D" w14:textId="77777777" w:rsidR="00DA019D" w:rsidRDefault="00DA019D">
      <w:pPr>
        <w:pStyle w:val="CortexBullet"/>
        <w:keepNext/>
        <w:keepLines/>
        <w:numPr>
          <w:ilvl w:val="0"/>
          <w:numId w:val="5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bygger på pålidelighed, gennemsigtighed og ydmyghed – ikke på forestillingen om fejlfrihed.</w:t>
      </w:r>
    </w:p>
    <w:p w14:paraId="480C8332" w14:textId="77777777" w:rsidR="00DA019D" w:rsidRDefault="00DA019D">
      <w:pPr>
        <w:pStyle w:val="CortexBullet"/>
        <w:keepNext/>
        <w:keepLines/>
        <w:numPr>
          <w:ilvl w:val="0"/>
          <w:numId w:val="5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bedste kliniske samarbejder er dialoger, ikke autoritetsforhold.</w:t>
      </w:r>
    </w:p>
    <w:p w14:paraId="2311E9E9" w14:textId="77777777" w:rsidR="00DA019D" w:rsidRDefault="00DA019D">
      <w:pPr>
        <w:pStyle w:val="CortexBullet"/>
        <w:keepNext/>
        <w:keepLines/>
        <w:numPr>
          <w:ilvl w:val="0"/>
          <w:numId w:val="5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kende og vise sine begrænsninger.</w:t>
      </w:r>
    </w:p>
    <w:p w14:paraId="014753D5" w14:textId="77777777" w:rsidR="00DA019D" w:rsidRDefault="00DA019D">
      <w:pPr>
        <w:pStyle w:val="CortexBullet"/>
        <w:keepNext/>
        <w:keepLines/>
        <w:numPr>
          <w:ilvl w:val="0"/>
          <w:numId w:val="5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Små, konsekvente bidrag skaber større tillid end spektakulære enkeltstående præstationer.</w:t>
      </w:r>
    </w:p>
    <w:p w14:paraId="2867D118" w14:textId="77777777" w:rsidR="00DA019D" w:rsidRDefault="00DA019D">
      <w:pPr>
        <w:pStyle w:val="CortexBullet"/>
        <w:keepNext w:val="0"/>
        <w:keepLines/>
        <w:numPr>
          <w:ilvl w:val="0"/>
          <w:numId w:val="5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styrke lægens selvstændighed, ikke at skabe afhængighed.</w:t>
      </w:r>
    </w:p>
    <w:p w14:paraId="2F08ABE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7AB86B70" w14:textId="77777777" w:rsidR="00DA019D" w:rsidRDefault="00DA019D">
      <w:pPr>
        <w:pStyle w:val="CortexBullet"/>
        <w:keepNext/>
        <w:keepLines/>
        <w:numPr>
          <w:ilvl w:val="0"/>
          <w:numId w:val="5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prioritere konsistens frem for at fremstå imponerende.</w:t>
      </w:r>
    </w:p>
    <w:p w14:paraId="0FFEA30F" w14:textId="77777777" w:rsidR="00DA019D" w:rsidRDefault="00DA019D">
      <w:pPr>
        <w:pStyle w:val="CortexBullet"/>
        <w:keepNext/>
        <w:keepLines/>
        <w:numPr>
          <w:ilvl w:val="0"/>
          <w:numId w:val="5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udtrykke usikkerhed og begrænse sine anbefalinger til det, det kan begrunde.</w:t>
      </w:r>
    </w:p>
    <w:p w14:paraId="36C23FCE" w14:textId="77777777" w:rsidR="00DA019D" w:rsidRDefault="00DA019D">
      <w:pPr>
        <w:pStyle w:val="CortexBullet"/>
        <w:keepNext/>
        <w:keepLines/>
        <w:numPr>
          <w:ilvl w:val="0"/>
          <w:numId w:val="5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Interaktioner skal understøtte dialog, hvor lægen let kan acceptere, afvise eller nuancere forslag.</w:t>
      </w:r>
    </w:p>
    <w:p w14:paraId="55169501" w14:textId="77777777" w:rsidR="00DA019D" w:rsidRDefault="00DA019D">
      <w:pPr>
        <w:pStyle w:val="CortexBullet"/>
        <w:keepNext w:val="0"/>
        <w:keepLines/>
        <w:numPr>
          <w:ilvl w:val="0"/>
          <w:numId w:val="5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Funktioner skal vurderes på deres langsigtede bidrag til tillid, ikke kun på deres umiddelbare nytte.</w:t>
      </w:r>
    </w:p>
    <w:p w14:paraId="66A12218"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13 – Den vigtigste teknologi er dømmekraft</w:t>
      </w:r>
    </w:p>
    <w:p w14:paraId="4EA5DD7E"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"Målet er ikke bedre algoritmer. Målet er bedre klinisk dømmekraft."</w:t>
      </w:r>
    </w:p>
    <w:p w14:paraId="41E2377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Medicin er mere end viden</w:t>
      </w:r>
    </w:p>
    <w:p w14:paraId="1E75C0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Medicin bliver ofte beskrevet som et </w:t>
      </w:r>
      <w:proofErr w:type="spellStart"/>
      <w:r>
        <w:rPr>
          <w:rFonts w:ascii="AppleSystemUIFont" w:hAnsi="AppleSystemUIFont" w:cs="AppleSystemUIFont"/>
          <w:kern w:val="0"/>
          <w:sz w:val="26"/>
          <w:szCs w:val="26"/>
          <w:lang w:val="da-DK"/>
        </w:rPr>
        <w:t>vidensfag</w:t>
      </w:r>
      <w:proofErr w:type="spellEnd"/>
      <w:r>
        <w:rPr>
          <w:rFonts w:ascii="AppleSystemUIFont" w:hAnsi="AppleSystemUIFont" w:cs="AppleSystemUIFont"/>
          <w:kern w:val="0"/>
          <w:sz w:val="26"/>
          <w:szCs w:val="26"/>
          <w:lang w:val="da-DK"/>
        </w:rPr>
        <w:t>.</w:t>
      </w:r>
    </w:p>
    <w:p w14:paraId="265BF9D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rigtigt.</w:t>
      </w:r>
    </w:p>
    <w:p w14:paraId="318C6A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kun delvist.</w:t>
      </w:r>
    </w:p>
    <w:p w14:paraId="72D4D5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medicin alene handlede om viden, ville den læge, der havde læst flest artikler, også være den bedste læge.</w:t>
      </w:r>
    </w:p>
    <w:p w14:paraId="6A00BE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Sådan er virkeligheden ikke.</w:t>
      </w:r>
    </w:p>
    <w:p w14:paraId="39A2F0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To læger kan kende den samme evidens og alligevel træffe forskellige beslutninger.</w:t>
      </w:r>
    </w:p>
    <w:p w14:paraId="3AF7A1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Begge kan have ret.</w:t>
      </w:r>
    </w:p>
    <w:p w14:paraId="490C81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Forskellen ligger ikke i deres viden.</w:t>
      </w:r>
    </w:p>
    <w:p w14:paraId="7FDF5A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ligger i deres dømmekraft.</w:t>
      </w:r>
    </w:p>
    <w:p w14:paraId="6E6E062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Dømmekraft opstår i spændingsfeltet</w:t>
      </w:r>
    </w:p>
    <w:p w14:paraId="0DEDDE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dømmekraft kan ikke reduceres til en algoritme.</w:t>
      </w:r>
    </w:p>
    <w:p w14:paraId="79829A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opstår, når mange forskellige hensyn mødes.</w:t>
      </w:r>
    </w:p>
    <w:p w14:paraId="227312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Evidens.</w:t>
      </w:r>
    </w:p>
    <w:p w14:paraId="338703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Erfaring.</w:t>
      </w:r>
    </w:p>
    <w:p w14:paraId="5D902D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værdier.</w:t>
      </w:r>
    </w:p>
    <w:p w14:paraId="7F3B0F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Risikotolerance.</w:t>
      </w:r>
    </w:p>
    <w:p w14:paraId="17C435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w:t>
      </w:r>
    </w:p>
    <w:p w14:paraId="5D53E4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w:t>
      </w:r>
    </w:p>
    <w:p w14:paraId="7679EA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Komorbiditet.</w:t>
      </w:r>
    </w:p>
    <w:p w14:paraId="3E1840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Sociale forhold.</w:t>
      </w:r>
    </w:p>
    <w:p w14:paraId="4373C9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elementer kan stå alene.</w:t>
      </w:r>
    </w:p>
    <w:p w14:paraId="4C0B3C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God medicin er evnen til at afveje dem.</w:t>
      </w:r>
    </w:p>
    <w:p w14:paraId="17E8CE4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kan dømmekraft ikke automatiseres</w:t>
      </w:r>
    </w:p>
    <w:p w14:paraId="593E6E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kan automatisere beregninger.</w:t>
      </w:r>
    </w:p>
    <w:p w14:paraId="4B1A91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kan automatisere søgning.</w:t>
      </w:r>
    </w:p>
    <w:p w14:paraId="554C12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kan automatisere dokumentation.</w:t>
      </w:r>
    </w:p>
    <w:p w14:paraId="6260F5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kan automatisere kvalitetssikring.</w:t>
      </w:r>
    </w:p>
    <w:p w14:paraId="3CC843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selve afvejningen mellem forskellige hensyn er noget andet.</w:t>
      </w:r>
    </w:p>
    <w:p w14:paraId="69CB64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kræver ansvar.</w:t>
      </w:r>
    </w:p>
    <w:p w14:paraId="3AE20A0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ansvar kan ikke outsources.</w:t>
      </w:r>
    </w:p>
    <w:p w14:paraId="0CA880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bør ingen teknologi forsøge at overtage klinisk dømmekraft.</w:t>
      </w:r>
    </w:p>
    <w:p w14:paraId="0453B40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Men dømmekraft kan styrkes</w:t>
      </w:r>
    </w:p>
    <w:p w14:paraId="1A2E24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betyder ikke, at teknologien er irrelevant.</w:t>
      </w:r>
    </w:p>
    <w:p w14:paraId="7739E4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0308012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Dømmekraft bliver bedre, når:</w:t>
      </w:r>
    </w:p>
    <w:p w14:paraId="6520B8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relevant information er tilgængelig.</w:t>
      </w:r>
    </w:p>
    <w:p w14:paraId="3365A5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bliver synlig.</w:t>
      </w:r>
    </w:p>
    <w:p w14:paraId="5D990B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alternative forklaringer bliver overvejet.</w:t>
      </w:r>
    </w:p>
    <w:p w14:paraId="536CE6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blinde vinkler bliver udfordret.</w:t>
      </w:r>
    </w:p>
    <w:p w14:paraId="13C68E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beslutninger bliver husket.</w:t>
      </w:r>
    </w:p>
    <w:p w14:paraId="434877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evidens bliver anvendt.</w:t>
      </w:r>
    </w:p>
    <w:p w14:paraId="4E1DB4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Teknologien træffer ikke beslutningen.</w:t>
      </w:r>
    </w:p>
    <w:p w14:paraId="649ECF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forbedrer betingelserne for, at beslutningen bliver god.</w:t>
      </w:r>
    </w:p>
    <w:p w14:paraId="3B7CD4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afgørende forskel.</w:t>
      </w:r>
    </w:p>
    <w:p w14:paraId="7CC5C98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Dømmekraft er medicinens mest værdifulde ressource</w:t>
      </w:r>
    </w:p>
    <w:p w14:paraId="4AD192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erfaren praktiserende læge bliver sjældent bedre, fordi vedkommende lærer tusind nye sygdomme.</w:t>
      </w:r>
    </w:p>
    <w:p w14:paraId="64E8F4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Erfaringen viser sig et andet sted.</w:t>
      </w:r>
    </w:p>
    <w:p w14:paraId="5807B9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evnen til:</w:t>
      </w:r>
    </w:p>
    <w:p w14:paraId="3B5F7C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vide hvornår man skal handle.</w:t>
      </w:r>
    </w:p>
    <w:p w14:paraId="594977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man skal vente.</w:t>
      </w:r>
    </w:p>
    <w:p w14:paraId="7283FC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man skal undersøge.</w:t>
      </w:r>
    </w:p>
    <w:p w14:paraId="4C6D6A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man skal berolige.</w:t>
      </w:r>
    </w:p>
    <w:p w14:paraId="1C9EF7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hvornår man skal sige:</w:t>
      </w:r>
    </w:p>
    <w:p w14:paraId="1987D36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 ved jeg ikke endnu."</w:t>
      </w:r>
    </w:p>
    <w:p w14:paraId="0AC56A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dømmekraft.</w:t>
      </w:r>
    </w:p>
    <w:p w14:paraId="528B4C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er måske den mest værdifulde kompetence i hele sundhedsvæsenet.</w:t>
      </w:r>
    </w:p>
    <w:p w14:paraId="4524525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Et kognitivt system skal beskytte dømmekraften</w:t>
      </w:r>
    </w:p>
    <w:p w14:paraId="1D77CA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tidligere skrevet, at Cortex skal beskytte opmærksomheden.</w:t>
      </w:r>
    </w:p>
    <w:p w14:paraId="17AC8D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Nu kan vi formulere det mere præcist.</w:t>
      </w:r>
    </w:p>
    <w:p w14:paraId="51B90A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Cortex beskytter opmærksomheden, fordi opmærksomheden beskytter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42D57E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beskytter dømmekraften.</w:t>
      </w:r>
    </w:p>
    <w:p w14:paraId="135B8F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er en logik.</w:t>
      </w:r>
    </w:p>
    <w:p w14:paraId="3A99B2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Opmærksomhed →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 Dømmekraft.</w:t>
      </w:r>
    </w:p>
    <w:p w14:paraId="356FD4E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de tidligere kapitler peger faktisk mod dette.</w:t>
      </w:r>
    </w:p>
    <w:p w14:paraId="5988E9D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er succes svært at måle</w:t>
      </w:r>
    </w:p>
    <w:p w14:paraId="7480CF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teknologiske produkter måles på:</w:t>
      </w:r>
    </w:p>
    <w:p w14:paraId="0CACEF0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hurtighed</w:t>
      </w:r>
    </w:p>
    <w:p w14:paraId="6159BF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produktivitet</w:t>
      </w:r>
    </w:p>
    <w:p w14:paraId="4B0BA5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antal klik</w:t>
      </w:r>
    </w:p>
    <w:p w14:paraId="18EABD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 sparet</w:t>
      </w:r>
    </w:p>
    <w:p w14:paraId="007FA5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nyttige mål.</w:t>
      </w:r>
    </w:p>
    <w:p w14:paraId="3C03E00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er utilstrækkelige.</w:t>
      </w:r>
    </w:p>
    <w:p w14:paraId="7BB5270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succes er sværere at måle.</w:t>
      </w:r>
    </w:p>
    <w:p w14:paraId="6FA74A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Fik lægen et bedre grundlag for at tænke?</w:t>
      </w:r>
    </w:p>
    <w:p w14:paraId="7FE9AB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Blev en vigtig differentialdiagnose overvejet?</w:t>
      </w:r>
    </w:p>
    <w:p w14:paraId="425EFB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Blev en unødvendig henvisning undgået?</w:t>
      </w:r>
    </w:p>
    <w:p w14:paraId="50D9AD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Følte lægen sig mere sikker på en velbegrundet beslutning?</w:t>
      </w:r>
    </w:p>
    <w:p w14:paraId="49E4CC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slags gevinster er mindre synlige.</w:t>
      </w:r>
    </w:p>
    <w:p w14:paraId="698FAE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langt vigtigere.</w:t>
      </w:r>
    </w:p>
    <w:p w14:paraId="10E0B0E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er ikke produktet</w:t>
      </w:r>
    </w:p>
    <w:p w14:paraId="16EF19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Jeg tror faktisk, dette er bogens vigtigste erkendelse.</w:t>
      </w:r>
    </w:p>
    <w:p w14:paraId="6DB076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ikke målet.</w:t>
      </w:r>
    </w:p>
    <w:p w14:paraId="25B6FE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Bedre klinisk dømmekraft er målet.</w:t>
      </w:r>
    </w:p>
    <w:p w14:paraId="784C6E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en funktion gør dokumentationen hurtigere, men forringer dømmekraften, er den en dårlig funktion.</w:t>
      </w:r>
    </w:p>
    <w:p w14:paraId="2737ED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Hvis en funktion tager fem sekunder længere, men forbedrer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er den sandsynligvis værdifuld.</w:t>
      </w:r>
    </w:p>
    <w:p w14:paraId="279E5E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ændrer hele måden, man designer software på.</w:t>
      </w:r>
    </w:p>
    <w:p w14:paraId="289BADA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7762AA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kommer fremtidens vigtigste medicinske innovationer ikke til at stille flere diagnoser.</w:t>
      </w:r>
    </w:p>
    <w:p w14:paraId="1F3B8D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kommer de til at gøre millioner af små kliniske beslutninger en smule bedre.</w:t>
      </w:r>
    </w:p>
    <w:p w14:paraId="4AA0E8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spektakulært.</w:t>
      </w:r>
    </w:p>
    <w:p w14:paraId="19F4F6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konsekvent.</w:t>
      </w:r>
    </w:p>
    <w:p w14:paraId="65930A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fordi almen praksis består af tusindvis af sådanne beslutninger, kan små forbedringer få enorme konsekvenser.</w:t>
      </w:r>
    </w:p>
    <w:p w14:paraId="5512713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teknologien erstatter lægen.</w:t>
      </w:r>
    </w:p>
    <w:p w14:paraId="3F8EA9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gør lægens dømmekraft lettere at udøve.</w:t>
      </w:r>
    </w:p>
    <w:p w14:paraId="0FB1760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26092B0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vigtigste opgave for et kognitivt system er ikke at træffe beslutninger.</w:t>
      </w:r>
    </w:p>
    <w:p w14:paraId="48C39E0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er at styrke klinisk dømmekraft.</w:t>
      </w:r>
    </w:p>
    <w:p w14:paraId="4B5B527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0976F460" w14:textId="77777777" w:rsidR="00DA019D" w:rsidRDefault="00DA019D">
      <w:pPr>
        <w:pStyle w:val="CortexBullet"/>
        <w:keepNext/>
        <w:keepLines/>
        <w:numPr>
          <w:ilvl w:val="0"/>
          <w:numId w:val="6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dømmekraft er medicinens centrale kompetence og kan ikke reduceres til regler eller algoritmer.</w:t>
      </w:r>
    </w:p>
    <w:p w14:paraId="3389BE40" w14:textId="77777777" w:rsidR="00DA019D" w:rsidRDefault="00DA019D">
      <w:pPr>
        <w:pStyle w:val="CortexBullet"/>
        <w:keepNext/>
        <w:keepLines/>
        <w:numPr>
          <w:ilvl w:val="0"/>
          <w:numId w:val="6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 skaber størst værdi ved at forbedre betingelserne for god dømmekraft.</w:t>
      </w:r>
    </w:p>
    <w:p w14:paraId="465459A4" w14:textId="77777777" w:rsidR="00DA019D" w:rsidRDefault="00DA019D">
      <w:pPr>
        <w:pStyle w:val="CortexBullet"/>
        <w:keepNext/>
        <w:keepLines/>
        <w:numPr>
          <w:ilvl w:val="0"/>
          <w:numId w:val="6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Opmærksomhed, kontekst og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ikke mål i sig selv, men forudsætninger for dømmekraft.</w:t>
      </w:r>
    </w:p>
    <w:p w14:paraId="2CFFD1DB" w14:textId="77777777" w:rsidR="00DA019D" w:rsidRDefault="00DA019D">
      <w:pPr>
        <w:pStyle w:val="CortexBullet"/>
        <w:keepNext/>
        <w:keepLines/>
        <w:numPr>
          <w:ilvl w:val="0"/>
          <w:numId w:val="6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Ansvar og dømmekraft hører uløseligt sammen.</w:t>
      </w:r>
    </w:p>
    <w:p w14:paraId="6D2279E6" w14:textId="77777777" w:rsidR="00DA019D" w:rsidRDefault="00DA019D">
      <w:pPr>
        <w:pStyle w:val="CortexBullet"/>
        <w:keepNext w:val="0"/>
        <w:keepLines/>
        <w:numPr>
          <w:ilvl w:val="0"/>
          <w:numId w:val="6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Fremtidens kliniske systemer bør evalueres på deres bidrag til dømmekraft – ikke kun til effektivitet.</w:t>
      </w:r>
    </w:p>
    <w:p w14:paraId="70A9298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24AB42F0" w14:textId="77777777" w:rsidR="00DA019D" w:rsidRDefault="00DA019D">
      <w:pPr>
        <w:pStyle w:val="CortexBullet"/>
        <w:keepNext/>
        <w:keepLines/>
        <w:numPr>
          <w:ilvl w:val="0"/>
          <w:numId w:val="6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funktion i Cortex skal vurderes ud fra, om den styrker eller svækker klinisk dømmekraft.</w:t>
      </w:r>
    </w:p>
    <w:p w14:paraId="5933C6AE" w14:textId="77777777" w:rsidR="00DA019D" w:rsidRDefault="00DA019D">
      <w:pPr>
        <w:pStyle w:val="CortexBullet"/>
        <w:keepNext/>
        <w:keepLines/>
        <w:numPr>
          <w:ilvl w:val="0"/>
          <w:numId w:val="6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gøre usikkerhed, alternativer og begrundelser synlige uden at overtage beslutningen.</w:t>
      </w:r>
    </w:p>
    <w:p w14:paraId="3259E4B8" w14:textId="77777777" w:rsidR="00DA019D" w:rsidRDefault="00DA019D">
      <w:pPr>
        <w:pStyle w:val="CortexBullet"/>
        <w:keepNext/>
        <w:keepLines/>
        <w:numPr>
          <w:ilvl w:val="0"/>
          <w:numId w:val="6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Effektivitetsgevinster må aldrig opnås på bekostning af kvaliteten af den kliniske afvejning.</w:t>
      </w:r>
    </w:p>
    <w:p w14:paraId="3DA822B6" w14:textId="77777777" w:rsidR="00DA019D" w:rsidRDefault="00DA019D">
      <w:pPr>
        <w:pStyle w:val="CortexBullet"/>
        <w:keepNext w:val="0"/>
        <w:keepLines/>
        <w:numPr>
          <w:ilvl w:val="0"/>
          <w:numId w:val="6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designes som et værktøj, der beskytter lægens dømmekraft under stigende kompleksitet.</w:t>
      </w:r>
    </w:p>
    <w:p w14:paraId="22C9E2D8"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14 – Teknologi skal gøre lægen mere menneskelig</w:t>
      </w:r>
    </w:p>
    <w:p w14:paraId="36103A5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"Den største succes for et kognitivt system er ikke, at man lægger mærke til det. Det er, at man lægger mere mærke til patienten."</w:t>
      </w:r>
    </w:p>
    <w:p w14:paraId="715622E3"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Digitaliseringens paradoks</w:t>
      </w:r>
    </w:p>
    <w:p w14:paraId="10854E4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Digitaliseringen af sundhedsvæsenet havde en enkel ambition.</w:t>
      </w:r>
    </w:p>
    <w:p w14:paraId="651814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skulle frigøre tid.</w:t>
      </w:r>
    </w:p>
    <w:p w14:paraId="67C88A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Skabe overblik.</w:t>
      </w:r>
    </w:p>
    <w:p w14:paraId="136610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Gøre arbejdet lettere.</w:t>
      </w:r>
    </w:p>
    <w:p w14:paraId="4D9527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mange områder er det lykkedes.</w:t>
      </w:r>
    </w:p>
    <w:p w14:paraId="6E18F0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hurtig adgang til laboratoriesvar.</w:t>
      </w:r>
    </w:p>
    <w:p w14:paraId="4DDAD5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Elektroniske recepter.</w:t>
      </w:r>
    </w:p>
    <w:p w14:paraId="5F2EC8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Digital kommunikation.</w:t>
      </w:r>
    </w:p>
    <w:p w14:paraId="20C600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Øjeblikkelig adgang til journaler.</w:t>
      </w:r>
    </w:p>
    <w:p w14:paraId="67042A0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oplever mange praktiserende læger, at de bruger mere tid foran en skærm end sammen med patienten.</w:t>
      </w:r>
    </w:p>
    <w:p w14:paraId="25CE4B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Paradokset er tydeligt.</w:t>
      </w:r>
    </w:p>
    <w:p w14:paraId="763832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gjort information lettere tilgængelig.</w:t>
      </w:r>
    </w:p>
    <w:p w14:paraId="64F968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opmærksomheden er blevet mere fragmenteret.</w:t>
      </w:r>
    </w:p>
    <w:p w14:paraId="1977C7F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Medicin er et menneskeligt fag</w:t>
      </w:r>
    </w:p>
    <w:p w14:paraId="2340311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mest værdifulde i en konsultation kan ikke registreres i en database.</w:t>
      </w:r>
    </w:p>
    <w:p w14:paraId="70A732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tøven.</w:t>
      </w:r>
    </w:p>
    <w:p w14:paraId="593D53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Bekymringen bag spørgsmålet.</w:t>
      </w:r>
    </w:p>
    <w:p w14:paraId="20BB02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usagte frygt.</w:t>
      </w:r>
    </w:p>
    <w:p w14:paraId="4153C8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lettelse, der opstår, når nogen føler sig forstået.</w:t>
      </w:r>
    </w:p>
    <w:p w14:paraId="4638B9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detaljer.</w:t>
      </w:r>
    </w:p>
    <w:p w14:paraId="093C8F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ofte selve konsultationens kerne.</w:t>
      </w:r>
    </w:p>
    <w:p w14:paraId="736AD9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teknologi bør flytte lægens opmærksomhed væk fra dette.</w:t>
      </w:r>
    </w:p>
    <w:p w14:paraId="651F6D7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bør gøre det modsatte.</w:t>
      </w:r>
    </w:p>
    <w:p w14:paraId="0ED6815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skjulte omkostning ved kognitiv belastning</w:t>
      </w:r>
    </w:p>
    <w:p w14:paraId="562C163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arbejdshukommelsen er overbelastet, sker der noget mere end blot flere fejl.</w:t>
      </w:r>
    </w:p>
    <w:p w14:paraId="745CE3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Nysgerrigheden bliver mindre.</w:t>
      </w:r>
    </w:p>
    <w:p w14:paraId="2AA081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Tålmodigheden bliver kortere.</w:t>
      </w:r>
    </w:p>
    <w:p w14:paraId="6A853D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Empatien bliver vanskeligere.</w:t>
      </w:r>
    </w:p>
    <w:p w14:paraId="149811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Evnen til at lytte bliver reduceret.</w:t>
      </w:r>
    </w:p>
    <w:p w14:paraId="28EA51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lægen ønsker det.</w:t>
      </w:r>
    </w:p>
    <w:p w14:paraId="404150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hjernen beskytter sig selv.</w:t>
      </w:r>
    </w:p>
    <w:p w14:paraId="24C2E2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 belastning påvirker derfor ikke kun kvaliteten af beslutninger.</w:t>
      </w:r>
    </w:p>
    <w:p w14:paraId="6386E6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påvirker kvaliteten af relationer.</w:t>
      </w:r>
    </w:p>
    <w:p w14:paraId="0A3AB79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Teknologi bør frigøre menneskelighed</w:t>
      </w:r>
    </w:p>
    <w:p w14:paraId="09A205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at teknologi skal spare tid.</w:t>
      </w:r>
    </w:p>
    <w:p w14:paraId="27C863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 er vigtig.</w:t>
      </w:r>
    </w:p>
    <w:p w14:paraId="4D9A38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tid er kun værdifuld, hvis den bruges godt.</w:t>
      </w:r>
    </w:p>
    <w:p w14:paraId="3063C3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ambition er derfor ikke at spare minutter.</w:t>
      </w:r>
    </w:p>
    <w:p w14:paraId="7E5E3A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at frigøre mental kapacitet.</w:t>
      </w:r>
    </w:p>
    <w:p w14:paraId="7FFF96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ikke længere skal bruge energi på at huske alt, dokumentere alt eller lede efter information, opstår der plads til noget andet.</w:t>
      </w:r>
    </w:p>
    <w:p w14:paraId="0B40C7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Øjenkontakt.</w:t>
      </w:r>
    </w:p>
    <w:p w14:paraId="4F452A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Nysgerrighed.</w:t>
      </w:r>
    </w:p>
    <w:p w14:paraId="2B7B3D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w:t>
      </w:r>
    </w:p>
    <w:p w14:paraId="31F5ED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Omsorg.</w:t>
      </w:r>
    </w:p>
    <w:p w14:paraId="429870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Fælles beslutningstagning.</w:t>
      </w:r>
    </w:p>
    <w:p w14:paraId="6D1BDFF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bivirkninger.</w:t>
      </w:r>
    </w:p>
    <w:p w14:paraId="616C50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målet.</w:t>
      </w:r>
    </w:p>
    <w:p w14:paraId="46CF90B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bedste konsultation føles enkel</w:t>
      </w:r>
    </w:p>
    <w:p w14:paraId="23EF2C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bedste konsultationer er sjældent dem med flest undersøgelser.</w:t>
      </w:r>
    </w:p>
    <w:p w14:paraId="298610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dem, hvor patienten føler sig forstået, og hvor lægen oplever klarhed.</w:t>
      </w:r>
    </w:p>
    <w:p w14:paraId="172D3B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enkelhed opstår ikke, fordi problemet nødvendigvis var simpelt.</w:t>
      </w:r>
    </w:p>
    <w:p w14:paraId="3D5E3C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opstår, fordi kompleksiteten blev håndteret uden at dominere mødet mellem to mennesker.</w:t>
      </w:r>
    </w:p>
    <w:p w14:paraId="634371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præcis den opgave, et kognitivt system bør løse.</w:t>
      </w:r>
    </w:p>
    <w:p w14:paraId="2D74C9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at fjerne kompleksiteten.</w:t>
      </w:r>
    </w:p>
    <w:p w14:paraId="7457FB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at bære mere af den.</w:t>
      </w:r>
    </w:p>
    <w:p w14:paraId="4DF237D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arbejde i baggrunden</w:t>
      </w:r>
    </w:p>
    <w:p w14:paraId="605602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teknologi kræver mindst mulig opmærksomhed.</w:t>
      </w:r>
    </w:p>
    <w:p w14:paraId="5EAD09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bør ikke opleve, at konsultationen handler om systemet.</w:t>
      </w:r>
    </w:p>
    <w:p w14:paraId="2F58467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bør ikke opleve, at arbejdet består i at betjene software.</w:t>
      </w:r>
    </w:p>
    <w:p w14:paraId="689484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Cortex fungerer bedst, træder det næsten ud af bevidstheden.</w:t>
      </w:r>
    </w:p>
    <w:p w14:paraId="24BEF9D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det gør mindre.</w:t>
      </w:r>
    </w:p>
    <w:p w14:paraId="4D8360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Men fordi det gør det rigtige på de rigtige tidspunkter.</w:t>
      </w:r>
    </w:p>
    <w:p w14:paraId="441466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succes er derfor usynlig.</w:t>
      </w:r>
    </w:p>
    <w:p w14:paraId="0A1C95E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ny definition af effektivitet</w:t>
      </w:r>
    </w:p>
    <w:p w14:paraId="05AF95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Effektivitet bliver ofte målt i:</w:t>
      </w:r>
    </w:p>
    <w:p w14:paraId="3BFD023A" w14:textId="77777777" w:rsidR="00DA019D" w:rsidRDefault="00DA019D">
      <w:pPr>
        <w:numPr>
          <w:ilvl w:val="0"/>
          <w:numId w:val="6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færre klik</w:t>
      </w:r>
    </w:p>
    <w:p w14:paraId="744B4655" w14:textId="77777777" w:rsidR="00DA019D" w:rsidRDefault="00DA019D">
      <w:pPr>
        <w:numPr>
          <w:ilvl w:val="0"/>
          <w:numId w:val="6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kortere konsultationer</w:t>
      </w:r>
    </w:p>
    <w:p w14:paraId="06D60DDD" w14:textId="77777777" w:rsidR="00DA019D" w:rsidRDefault="00DA019D">
      <w:pPr>
        <w:numPr>
          <w:ilvl w:val="0"/>
          <w:numId w:val="62"/>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hurtigere dokumentation</w:t>
      </w:r>
    </w:p>
    <w:p w14:paraId="5CDE88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nyttige mål.</w:t>
      </w:r>
    </w:p>
    <w:p w14:paraId="60336F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overser noget væsentligt.</w:t>
      </w:r>
    </w:p>
    <w:p w14:paraId="3057B5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kan være ekstremt effektivt og samtidig gøre konsultationen fattigere.</w:t>
      </w:r>
    </w:p>
    <w:p w14:paraId="2FE724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effektivitet bør måles anderledes.</w:t>
      </w:r>
    </w:p>
    <w:p w14:paraId="51622D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Har lægen mere overskud?</w:t>
      </w:r>
    </w:p>
    <w:p w14:paraId="3E70D3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Bliver patienten bedre forstået?</w:t>
      </w:r>
    </w:p>
    <w:p w14:paraId="098081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beslutningen mere gennemtænkt?</w:t>
      </w:r>
    </w:p>
    <w:p w14:paraId="21EC2C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Var der mere plads til samtalen?</w:t>
      </w:r>
    </w:p>
    <w:p w14:paraId="7C703A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svaret er ja, har teknologien skabt værdi.</w:t>
      </w:r>
    </w:p>
    <w:p w14:paraId="7F3243A7"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465A68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bygger ikke Cortex for at gøre læger hurtigere.</w:t>
      </w:r>
    </w:p>
    <w:p w14:paraId="156273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bygger Cortex for at gøre det lettere at være den læge, man gerne vil være.</w:t>
      </w:r>
    </w:p>
    <w:p w14:paraId="7CFBAC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større ambition.</w:t>
      </w:r>
    </w:p>
    <w:p w14:paraId="5E168F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måske også en langt mere realistisk én.</w:t>
      </w:r>
    </w:p>
    <w:p w14:paraId="6716EE9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75CC25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bedste teknologi gør ikke mennesket mindre vigtigt.</w:t>
      </w:r>
    </w:p>
    <w:p w14:paraId="33C553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gør det lettere at være menneske.</w:t>
      </w:r>
    </w:p>
    <w:p w14:paraId="43C68DD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333BB1CB" w14:textId="77777777" w:rsidR="00DA019D" w:rsidRDefault="00DA019D">
      <w:pPr>
        <w:pStyle w:val="CortexBullet"/>
        <w:keepNext/>
        <w:keepLines/>
        <w:numPr>
          <w:ilvl w:val="0"/>
          <w:numId w:val="6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Formålet med klinisk teknologi er ikke blot effektivitet, men at skabe bedre betingelser for relationen mellem læge og patient.</w:t>
      </w:r>
    </w:p>
    <w:p w14:paraId="14207FEE" w14:textId="77777777" w:rsidR="00DA019D" w:rsidRDefault="00DA019D">
      <w:pPr>
        <w:pStyle w:val="CortexBullet"/>
        <w:keepNext/>
        <w:keepLines/>
        <w:numPr>
          <w:ilvl w:val="0"/>
          <w:numId w:val="6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 belastning påvirker ikke kun beslutningskvalitet, men også empati, nærvær og kommunikation.</w:t>
      </w:r>
    </w:p>
    <w:p w14:paraId="3DD8965E" w14:textId="77777777" w:rsidR="00DA019D" w:rsidRDefault="00DA019D">
      <w:pPr>
        <w:pStyle w:val="CortexBullet"/>
        <w:keepNext/>
        <w:keepLines/>
        <w:numPr>
          <w:ilvl w:val="0"/>
          <w:numId w:val="6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 er kun værdifuld, hvis den omsættes til bedre klinisk arbejde og stærkere relationer.</w:t>
      </w:r>
    </w:p>
    <w:p w14:paraId="390D63DF" w14:textId="77777777" w:rsidR="00DA019D" w:rsidRDefault="00DA019D">
      <w:pPr>
        <w:pStyle w:val="CortexBullet"/>
        <w:keepNext/>
        <w:keepLines/>
        <w:numPr>
          <w:ilvl w:val="0"/>
          <w:numId w:val="6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teknologi arbejder i baggrunden og lader konsultationen handle om patienten.</w:t>
      </w:r>
    </w:p>
    <w:p w14:paraId="51BD460A" w14:textId="77777777" w:rsidR="00DA019D" w:rsidRDefault="00DA019D">
      <w:pPr>
        <w:pStyle w:val="CortexBullet"/>
        <w:keepNext w:val="0"/>
        <w:keepLines/>
        <w:numPr>
          <w:ilvl w:val="0"/>
          <w:numId w:val="6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Succes bør måles på kvaliteten af mødet mellem læge og patient – ikke kun på produktivitet.</w:t>
      </w:r>
    </w:p>
    <w:p w14:paraId="37A6BE2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Designkonsekvenser</w:t>
      </w:r>
    </w:p>
    <w:p w14:paraId="12DA5270" w14:textId="77777777" w:rsidR="00DA019D" w:rsidRDefault="00DA019D">
      <w:pPr>
        <w:pStyle w:val="CortexBullet"/>
        <w:keepNext/>
        <w:keepLines/>
        <w:numPr>
          <w:ilvl w:val="0"/>
          <w:numId w:val="6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reducere den mentale belastning uden at øge den tekniske.</w:t>
      </w:r>
    </w:p>
    <w:p w14:paraId="5C994BDB" w14:textId="77777777" w:rsidR="00DA019D" w:rsidRDefault="00DA019D">
      <w:pPr>
        <w:pStyle w:val="CortexBullet"/>
        <w:keepNext/>
        <w:keepLines/>
        <w:numPr>
          <w:ilvl w:val="0"/>
          <w:numId w:val="6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Funktioner skal vurderes på, om de frigør opmærksomhed til patienten.</w:t>
      </w:r>
    </w:p>
    <w:p w14:paraId="0000011B" w14:textId="77777777" w:rsidR="00DA019D" w:rsidRDefault="00DA019D">
      <w:pPr>
        <w:pStyle w:val="CortexBullet"/>
        <w:keepNext/>
        <w:keepLines/>
        <w:numPr>
          <w:ilvl w:val="0"/>
          <w:numId w:val="6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Brugeroplevelsen skal være så diskret, at teknologien ikke bliver konsultationens centrum.</w:t>
      </w:r>
    </w:p>
    <w:p w14:paraId="1B37158B" w14:textId="77777777" w:rsidR="00DA019D" w:rsidRDefault="00DA019D">
      <w:pPr>
        <w:pStyle w:val="CortexBullet"/>
        <w:keepNext/>
        <w:keepLines/>
        <w:numPr>
          <w:ilvl w:val="0"/>
          <w:numId w:val="6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Produktets succes skal måles på klinisk kvalitet og menneskelig kontakt – ikke kun på tidsbesparelser.</w:t>
      </w:r>
    </w:p>
    <w:p w14:paraId="26B17AD2" w14:textId="77777777" w:rsidR="00DA019D" w:rsidRDefault="00DA019D" w:rsidP="00DA019D">
      <w:pPr>
        <w:pStyle w:val="CortexBullet"/>
        <w:autoSpaceDE w:val="0"/>
        <w:autoSpaceDN w:val="0"/>
        <w:adjustRightInd w:val="0"/>
        <w:spacing w:after="60"/>
        <w:rPr>
          <w:rFonts w:ascii="AppleSystemUIFontBold" w:hAnsi="AppleSystemUIFontBold" w:cs="AppleSystemUIFontBold"/>
          <w:b/>
          <w:bCs/>
          <w:kern w:val="0"/>
          <w:sz w:val="32"/>
          <w:szCs w:val="32"/>
          <w:lang w:val="da-DK"/>
        </w:rPr>
        <w:keepNext/>
        <w:keepLines/>
        <w:numPr>
          <w:ilvl w:val="0"/>
          <w:numId w:val="1"/>
        </w:numPr>
      </w:pPr>
      <w:r>
        <w:rPr>
          <w:rFonts w:ascii="AppleSystemUIFontBold" w:hAnsi="AppleSystemUIFontBold" w:cs="AppleSystemUIFontBold"/>
          <w:b/>
          <w:bCs/>
          <w:kern w:val="0"/>
          <w:sz w:val="32"/>
          <w:szCs w:val="32"/>
          <w:lang w:val="da-DK"/>
        </w:rPr>
        <w:t>En afsluttende refleksion</w:t>
      </w:r>
    </w:p>
    <w:p w14:paraId="01C186FC"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Jeg tror faktisk, dette er det kapitel, hele bogen har været på vej imod.</w:t>
      </w:r>
    </w:p>
    <w:p w14:paraId="786429F7"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 xml:space="preserve">Vi begyndte med et teknisk problem: informationsmængde, usikkerhed og kognitiv belastning. Undervejs beskrev vi kontekst, opmærksomhed,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timing, forklaringer, tillid og dømmekraft. Men ingen af disse begreber er målet i sig selv.</w:t>
      </w:r>
    </w:p>
    <w:p w14:paraId="35AAE052"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De er midler.</w:t>
      </w:r>
    </w:p>
    <w:p w14:paraId="776C704B"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Målet er, at lægen igen kan bruge sin opmærksomhed dér, hvor den har størst betydning: hos patienten.</w:t>
      </w:r>
    </w:p>
    <w:p w14:paraId="161CEA87"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Det betyder også, at Cortex ikke først og fremmest skal vurderes på, hvor mange noter det skriver, hvor mange guidelines det kender, eller hvor avanceret dets modeller er. Den vigtigste test er langt enklere:</w:t>
      </w:r>
    </w:p>
    <w:p w14:paraId="6E5E0B7E"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Bold" w:hAnsi="AppleSystemUIFontBold" w:cs="AppleSystemUIFontBold"/>
          <w:b/>
          <w:bCs/>
          <w:kern w:val="0"/>
          <w:sz w:val="26"/>
          <w:szCs w:val="26"/>
          <w:lang w:val="da-DK"/>
        </w:rPr>
        <w:t>Fik teknologien lægen til at kigge mere på patienten end på skærmen?</w:t>
      </w:r>
    </w:p>
    <w:p w14:paraId="28EBC16F"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Hvis svaret er ja, har vi ikke blot bygget bedre software.</w:t>
      </w:r>
    </w:p>
    <w:p w14:paraId="77687EEF"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val="0"/>
        <w:keepLines/>
        <w:numPr>
          <w:ilvl w:val="0"/>
          <w:numId w:val="1"/>
        </w:numPr>
      </w:pPr>
      <w:r>
        <w:rPr>
          <w:rFonts w:ascii="AppleSystemUIFont" w:hAnsi="AppleSystemUIFont" w:cs="AppleSystemUIFont"/>
          <w:kern w:val="0"/>
          <w:sz w:val="26"/>
          <w:szCs w:val="26"/>
          <w:lang w:val="da-DK"/>
        </w:rPr>
        <w:t>Vi har brugt teknologi til at styrke det mest menneskelige i medicinen.</w:t>
      </w:r>
    </w:p>
    <w:p w14:paraId="16296288"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15 – Man kan ikke hjælpe det, man ikke har forstået</w:t>
      </w:r>
    </w:p>
    <w:p w14:paraId="4CB5ACB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"Relevansen af et svar afhænger af forståelsen af spørgsmålet."</w:t>
      </w:r>
    </w:p>
    <w:p w14:paraId="70AF8985"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Al hjælp begynder med forståelse</w:t>
      </w:r>
    </w:p>
    <w:p w14:paraId="193BB7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vurderer ofte intelligens ud fra kvaliteten af svar.</w:t>
      </w:r>
    </w:p>
    <w:p w14:paraId="22FB20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fejl.</w:t>
      </w:r>
    </w:p>
    <w:p w14:paraId="170C9D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korrekt svar på det forkerte spørgsmål er stadig et dårligt svar.</w:t>
      </w:r>
    </w:p>
    <w:p w14:paraId="5A033F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første opgave for enhver, der ønsker at hjælpe et andet menneske, er derfor ikke at svare.</w:t>
      </w:r>
    </w:p>
    <w:p w14:paraId="49B8F7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at forstå.</w:t>
      </w:r>
    </w:p>
    <w:p w14:paraId="5808AD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gælder mellem mennesker.</w:t>
      </w:r>
    </w:p>
    <w:p w14:paraId="5FE868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gælder for ethvert kognitivt system.</w:t>
      </w:r>
    </w:p>
    <w:p w14:paraId="3B87765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Information er aldrig målet</w:t>
      </w:r>
    </w:p>
    <w:p w14:paraId="56D449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består tilsyneladende af spørgsmål.</w:t>
      </w:r>
    </w:p>
    <w:p w14:paraId="292098B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lastRenderedPageBreak/>
        <w:t>"Har du haft feber?"</w:t>
      </w:r>
    </w:p>
    <w:p w14:paraId="628F6A6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 længe har smerterne stået på?"</w:t>
      </w:r>
    </w:p>
    <w:p w14:paraId="32F143D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"Har du tabt dig?"</w:t>
      </w:r>
    </w:p>
    <w:p w14:paraId="6CC53E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spørgsmålene er ikke målet.</w:t>
      </w:r>
    </w:p>
    <w:p w14:paraId="65F56D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er redskaber.</w:t>
      </w:r>
    </w:p>
    <w:p w14:paraId="136DA5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Bag hvert spørgsmål ligger en intention.</w:t>
      </w:r>
    </w:p>
    <w:p w14:paraId="707299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Feber handler måske om sandsynligheden for infektion.</w:t>
      </w:r>
    </w:p>
    <w:p w14:paraId="778355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Vægttab handler måske om alvorlig sygdom.</w:t>
      </w:r>
    </w:p>
    <w:p w14:paraId="04672A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Smerternes varighed handler måske om risiko.</w:t>
      </w:r>
    </w:p>
    <w:p w14:paraId="04DC7F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erfarne læge indsamler ikke information for informationens skyld.</w:t>
      </w:r>
    </w:p>
    <w:p w14:paraId="1A1C86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indsamles for at reducere en bestemt usikkerhed.</w:t>
      </w:r>
    </w:p>
    <w:p w14:paraId="534E2E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intentionen, der giver spørgsmålet mening.</w:t>
      </w:r>
    </w:p>
    <w:p w14:paraId="20C557D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Det samme fund kan betyde noget forskelligt</w:t>
      </w:r>
    </w:p>
    <w:p w14:paraId="4DC87F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klinisk oplysning har en fast betydning.</w:t>
      </w:r>
    </w:p>
    <w:p w14:paraId="1FBEA6F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CRP på 45.</w:t>
      </w:r>
    </w:p>
    <w:p w14:paraId="7017D6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EKG.</w:t>
      </w:r>
    </w:p>
    <w:p w14:paraId="5D8524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D-</w:t>
      </w:r>
      <w:proofErr w:type="spellStart"/>
      <w:r>
        <w:rPr>
          <w:rFonts w:ascii="AppleSystemUIFont" w:hAnsi="AppleSystemUIFont" w:cs="AppleSystemUIFont"/>
          <w:kern w:val="0"/>
          <w:sz w:val="26"/>
          <w:szCs w:val="26"/>
          <w:lang w:val="da-DK"/>
        </w:rPr>
        <w:t>dimer</w:t>
      </w:r>
      <w:proofErr w:type="spellEnd"/>
      <w:r>
        <w:rPr>
          <w:rFonts w:ascii="AppleSystemUIFont" w:hAnsi="AppleSystemUIFont" w:cs="AppleSystemUIFont"/>
          <w:kern w:val="0"/>
          <w:sz w:val="26"/>
          <w:szCs w:val="26"/>
          <w:lang w:val="da-DK"/>
        </w:rPr>
        <w:t>.</w:t>
      </w:r>
    </w:p>
    <w:p w14:paraId="57E4D4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vægttab.</w:t>
      </w:r>
    </w:p>
    <w:p w14:paraId="00C99E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Deres betydning afhænger af det kliniske spørgsmål.</w:t>
      </w:r>
    </w:p>
    <w:p w14:paraId="51DA3C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værdi kan være afgørende i én konsultation og næsten irrelevant i en anden.</w:t>
      </w:r>
    </w:p>
    <w:p w14:paraId="3C6217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informationen har ændret sig.</w:t>
      </w:r>
    </w:p>
    <w:p w14:paraId="1A31C53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intentionen har.</w:t>
      </w:r>
    </w:p>
    <w:p w14:paraId="0266E8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kan et system ikke forstå medicin ved blot at forstå data.</w:t>
      </w:r>
    </w:p>
    <w:p w14:paraId="40E31E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må også forstå, hvad data bruges til.</w:t>
      </w:r>
    </w:p>
    <w:p w14:paraId="3877E53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Kognitiv støtte kræver en model af intention</w:t>
      </w:r>
    </w:p>
    <w:p w14:paraId="6AA04F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softwaresystemer reagerer på handlinger.</w:t>
      </w:r>
    </w:p>
    <w:p w14:paraId="231240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Du klikker.</w:t>
      </w:r>
    </w:p>
    <w:p w14:paraId="0E40C5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svarer.</w:t>
      </w:r>
    </w:p>
    <w:p w14:paraId="65EEC4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Du søger.</w:t>
      </w:r>
    </w:p>
    <w:p w14:paraId="13FC9C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viser resultater.</w:t>
      </w:r>
    </w:p>
    <w:p w14:paraId="5D168B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logik fungerer fint, når opgaven er veldefineret.</w:t>
      </w:r>
    </w:p>
    <w:p w14:paraId="450102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en konsultation er ikke en række handlinger.</w:t>
      </w:r>
    </w:p>
    <w:p w14:paraId="52CC47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tankeproces.</w:t>
      </w:r>
    </w:p>
    <w:p w14:paraId="01E47B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et kognitivt system kun ser tekst, klik og laboratorieværdier, vil hjælpen uundgåeligt blive generisk.</w:t>
      </w:r>
    </w:p>
    <w:p w14:paraId="356398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Relevant støtte kræver noget mere.</w:t>
      </w:r>
    </w:p>
    <w:p w14:paraId="48E111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må danne en løbende forståelse af, hvad lægen forsøger at afklare.</w:t>
      </w:r>
    </w:p>
    <w:p w14:paraId="7D6A35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blot hvad lægen gør.</w:t>
      </w:r>
    </w:p>
    <w:p w14:paraId="6E9402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hvorfor.</w:t>
      </w:r>
    </w:p>
    <w:p w14:paraId="11D2438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Forståelse kommer før anbefaling</w:t>
      </w:r>
    </w:p>
    <w:p w14:paraId="4A7480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bør et kognitivt system aldrig begynde med løsningen.</w:t>
      </w:r>
    </w:p>
    <w:p w14:paraId="726285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begynde med ét spørgsmål:</w:t>
      </w:r>
    </w:p>
    <w:p w14:paraId="48B265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Hvad er det kliniske problem, lægen forsøger at løse?</w:t>
      </w:r>
    </w:p>
    <w:p w14:paraId="7EE8F8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derefter giver anbefalinger mening.</w:t>
      </w:r>
    </w:p>
    <w:p w14:paraId="4AA1C9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Ellers risikerer systemet at optimere en opgave, der aldrig var den egentlige opgave.</w:t>
      </w:r>
    </w:p>
    <w:p w14:paraId="75460B3D"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forstå konsultationens retning</w:t>
      </w:r>
    </w:p>
    <w:p w14:paraId="1B2A07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ændrer sig hele tiden.</w:t>
      </w:r>
    </w:p>
    <w:p w14:paraId="367F67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 bliver forkastet.</w:t>
      </w:r>
    </w:p>
    <w:p w14:paraId="50C075C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Nye oplysninger opstår.</w:t>
      </w:r>
    </w:p>
    <w:p w14:paraId="027354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reduceres.</w:t>
      </w:r>
    </w:p>
    <w:p w14:paraId="1D6DFF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Beslutninger nærmer sig.</w:t>
      </w:r>
    </w:p>
    <w:p w14:paraId="1FFA2D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derfor ikke betragte konsultationen som en samling data.</w:t>
      </w:r>
    </w:p>
    <w:p w14:paraId="5BB8AD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betragte den som en dynamisk proces.</w:t>
      </w:r>
    </w:p>
    <w:p w14:paraId="56ECC5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løbende model af:</w:t>
      </w:r>
    </w:p>
    <w:p w14:paraId="54669943" w14:textId="77777777" w:rsidR="00DA019D" w:rsidRDefault="00DA019D">
      <w:pPr>
        <w:numPr>
          <w:ilvl w:val="0"/>
          <w:numId w:val="6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aktuelle intention</w:t>
      </w:r>
    </w:p>
    <w:p w14:paraId="7F128F21" w14:textId="77777777" w:rsidR="00DA019D" w:rsidRDefault="00DA019D">
      <w:pPr>
        <w:numPr>
          <w:ilvl w:val="0"/>
          <w:numId w:val="6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ledende hypoteser</w:t>
      </w:r>
    </w:p>
    <w:p w14:paraId="0609E57F" w14:textId="77777777" w:rsidR="00DA019D" w:rsidRDefault="00DA019D">
      <w:pPr>
        <w:numPr>
          <w:ilvl w:val="0"/>
          <w:numId w:val="6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resterende usikkerhed</w:t>
      </w:r>
    </w:p>
    <w:p w14:paraId="44B5DA08" w14:textId="77777777" w:rsidR="00DA019D" w:rsidRDefault="00DA019D">
      <w:pPr>
        <w:numPr>
          <w:ilvl w:val="0"/>
          <w:numId w:val="65"/>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sandsynlige næste beslutning</w:t>
      </w:r>
    </w:p>
    <w:p w14:paraId="0F7A34C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 bedre denne model bliver, desto mere præcis bliver hjælpen.</w:t>
      </w:r>
    </w:p>
    <w:p w14:paraId="7E0ED06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højeste form for intelligens er relevans</w:t>
      </w:r>
    </w:p>
    <w:p w14:paraId="195D02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kan kende al verdens medicinske litteratur.</w:t>
      </w:r>
    </w:p>
    <w:p w14:paraId="20307D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 hjælper med det forkerte problem, er det stadig ikke intelligent.</w:t>
      </w:r>
    </w:p>
    <w:p w14:paraId="7F506D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Intelligens handler derfor ikke først om viden.</w:t>
      </w:r>
    </w:p>
    <w:p w14:paraId="4B77EE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om relevans.</w:t>
      </w:r>
    </w:p>
    <w:p w14:paraId="52FBBD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Relevans opstår, når et system forstår, hvilken beslutning der er ved at blive truffet.</w:t>
      </w:r>
    </w:p>
    <w:p w14:paraId="1EA4B6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dér kan den rigtige information bringes frem på det rigtige tidspunkt.</w:t>
      </w:r>
    </w:p>
    <w:p w14:paraId="2A7226B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bedste hjælp bliver næsten usynlig</w:t>
      </w:r>
    </w:p>
    <w:p w14:paraId="784427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forståelsen bliver bedre, behøver systemet at sige mindre.</w:t>
      </w:r>
    </w:p>
    <w:p w14:paraId="699AFF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skyldes ikke, at systemet ved mindre.</w:t>
      </w:r>
    </w:p>
    <w:p w14:paraId="7A3A73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2F7E03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skyldes, at det ved, hvornår det ikke behøver at afbryde.</w:t>
      </w:r>
    </w:p>
    <w:p w14:paraId="106835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måske den mest modne form for intelligens.</w:t>
      </w:r>
    </w:p>
    <w:p w14:paraId="08E853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vide, hvornår stilhed er mere værdifuld end endnu et forslag.</w:t>
      </w:r>
    </w:p>
    <w:p w14:paraId="521A04E8"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4B3B25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Vi beskriver ofte intelligente systemer ud fra deres evne til at producere svar.</w:t>
      </w:r>
    </w:p>
    <w:p w14:paraId="37189F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burde vi beskrive dem ud fra deres evne til at forstå spørgsmål.</w:t>
      </w:r>
    </w:p>
    <w:p w14:paraId="46AE620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forskel virker sproglig.</w:t>
      </w:r>
    </w:p>
    <w:p w14:paraId="2AF2A2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ændrer hele arkitekturen.</w:t>
      </w:r>
    </w:p>
    <w:p w14:paraId="3951A03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informationssystem forsøger at finde svar.</w:t>
      </w:r>
    </w:p>
    <w:p w14:paraId="0B7BED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forsøger først at forstå problemet.</w:t>
      </w:r>
    </w:p>
    <w:p w14:paraId="2C55A5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først derefter, det hjælper.</w:t>
      </w:r>
    </w:p>
    <w:p w14:paraId="30E1E9C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65D1A8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bliver ikke intelligent ved at kende de rigtige svar.</w:t>
      </w:r>
    </w:p>
    <w:p w14:paraId="373BBA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bliver intelligent ved først at forstå det rigtige spørgsmål.</w:t>
      </w:r>
    </w:p>
    <w:p w14:paraId="08F9FDFE"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16 – God dømmekraft begynder med evnen til at ændre mening</w:t>
      </w:r>
    </w:p>
    <w:p w14:paraId="7991B909"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 xml:space="preserve">"Den første forklaring er begyndelsen på </w:t>
      </w:r>
      <w:proofErr w:type="spellStart"/>
      <w:r>
        <w:rPr>
          <w:rFonts w:ascii="AppleSystemUIFontItalic" w:hAnsi="AppleSystemUIFontItalic" w:cs="AppleSystemUIFontItalic"/>
          <w:i/>
          <w:iCs/>
          <w:kern w:val="0"/>
          <w:sz w:val="26"/>
          <w:szCs w:val="26"/>
          <w:lang w:val="da-DK"/>
        </w:rPr>
        <w:t>ræsonneringen</w:t>
      </w:r>
      <w:proofErr w:type="spellEnd"/>
      <w:r>
        <w:rPr>
          <w:rFonts w:ascii="AppleSystemUIFontItalic" w:hAnsi="AppleSystemUIFontItalic" w:cs="AppleSystemUIFontItalic"/>
          <w:i/>
          <w:iCs/>
          <w:kern w:val="0"/>
          <w:sz w:val="26"/>
          <w:szCs w:val="26"/>
          <w:lang w:val="da-DK"/>
        </w:rPr>
        <w:t xml:space="preserve"> – ikke afslutningen."</w:t>
      </w:r>
    </w:p>
    <w:p w14:paraId="66749534"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Medicin er en proces af revision</w:t>
      </w:r>
    </w:p>
    <w:p w14:paraId="218CE20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diagnoser, som om de bliver fundet.</w:t>
      </w:r>
    </w:p>
    <w:p w14:paraId="34C8F7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Som om de ligger skjult og blot venter på at blive opdaget.</w:t>
      </w:r>
    </w:p>
    <w:p w14:paraId="1CD436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Virkeligheden er anderledes.</w:t>
      </w:r>
    </w:p>
    <w:p w14:paraId="14369C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fleste kliniske beslutninger begynder med en foreløbig forståelse.</w:t>
      </w:r>
    </w:p>
    <w:p w14:paraId="0E2DFA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hypotese.</w:t>
      </w:r>
    </w:p>
    <w:p w14:paraId="14FD21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mistanke.</w:t>
      </w:r>
    </w:p>
    <w:p w14:paraId="4E0501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retning.</w:t>
      </w:r>
    </w:p>
    <w:p w14:paraId="31266F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Efterhånden som konsultationen udvikler sig, ændrer forståelsen sig.</w:t>
      </w:r>
    </w:p>
    <w:p w14:paraId="2A9736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Nye oplysninger styrker nogle forklaringer.</w:t>
      </w:r>
    </w:p>
    <w:p w14:paraId="0616D4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mister deres sandsynlighed.</w:t>
      </w:r>
    </w:p>
    <w:p w14:paraId="34EA51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et tegn på usikkerhed.</w:t>
      </w:r>
    </w:p>
    <w:p w14:paraId="1C532A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selve kernen i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11ECDED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Erfaring handler ikke om at have ret første gang</w:t>
      </w:r>
    </w:p>
    <w:p w14:paraId="472D460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yngre læge kan tro, at den erfarne læge hurtigere finder den rigtige diagnose.</w:t>
      </w:r>
    </w:p>
    <w:p w14:paraId="2EE555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sker nogle gange.</w:t>
      </w:r>
    </w:p>
    <w:p w14:paraId="2F00EA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ikke den vigtigste forskel.</w:t>
      </w:r>
    </w:p>
    <w:p w14:paraId="5120AF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forskel er, at den erfarne læge sjældnere forelsker sig i sin første forklaring.</w:t>
      </w:r>
    </w:p>
    <w:p w14:paraId="6DEB18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Erfaring giver ikke blot bedre svar.</w:t>
      </w:r>
    </w:p>
    <w:p w14:paraId="6F13B6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giver større villighed til at revidere dem.</w:t>
      </w:r>
    </w:p>
    <w:p w14:paraId="6243B4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overset form for ekspertise.</w:t>
      </w:r>
    </w:p>
    <w:p w14:paraId="5E9016C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Den farligste fejl er ikke den forkerte hypotese</w:t>
      </w:r>
    </w:p>
    <w:p w14:paraId="58C72D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læger tager fejl.</w:t>
      </w:r>
    </w:p>
    <w:p w14:paraId="6C1A49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ikke undgås.</w:t>
      </w:r>
    </w:p>
    <w:p w14:paraId="479444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alvorligste fejl er derfor sjældent, at den første hypotese var forkert.</w:t>
      </w:r>
    </w:p>
    <w:p w14:paraId="1E12C0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alvorligste fejl er, at den aldrig blev ændret.</w:t>
      </w:r>
    </w:p>
    <w:p w14:paraId="507A53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Når nye oplysninger bliver fortolket gennem en allerede fastlåst forklaring, bliver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gradvist dårligere.</w:t>
      </w:r>
    </w:p>
    <w:p w14:paraId="7FDBB0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information mangler.</w:t>
      </w:r>
    </w:p>
    <w:p w14:paraId="2A1BA3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forståelsen holder op med at udvikle sig.</w:t>
      </w:r>
    </w:p>
    <w:p w14:paraId="4911CD5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Et kognitivt system må aldrig blive stædigt</w:t>
      </w:r>
    </w:p>
    <w:p w14:paraId="4AFE86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danner en tidlig konklusion og derefter forsøger at bekræfte den, bliver det et dårligt kognitivt system.</w:t>
      </w:r>
    </w:p>
    <w:p w14:paraId="2178CF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gøre det modsatte.</w:t>
      </w:r>
    </w:p>
    <w:p w14:paraId="32CCC0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ny oplysning skal være en mulighed for at revurdere hele situationen.</w:t>
      </w:r>
    </w:p>
    <w:p w14:paraId="740F9F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blot for at tilføje endnu et datapunkt.</w:t>
      </w:r>
    </w:p>
    <w:p w14:paraId="1679DE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 at spørge:</w:t>
      </w:r>
    </w:p>
    <w:p w14:paraId="5C6A8D3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"Ændrer dette den måde, vi bør forstå patienten på?"</w:t>
      </w:r>
    </w:p>
    <w:p w14:paraId="7EB7F2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vigtigere opgave.</w:t>
      </w:r>
    </w:p>
    <w:p w14:paraId="1040C2D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Forståelse er en levende model</w:t>
      </w:r>
    </w:p>
    <w:p w14:paraId="1F7F31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er ikke en samling information.</w:t>
      </w:r>
    </w:p>
    <w:p w14:paraId="6D9DF0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model, som hele tiden udvikler sig.</w:t>
      </w:r>
    </w:p>
    <w:p w14:paraId="5F223F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 opstår.</w:t>
      </w:r>
    </w:p>
    <w:p w14:paraId="3FF432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forkastes.</w:t>
      </w:r>
    </w:p>
    <w:p w14:paraId="1650362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styrkes.</w:t>
      </w:r>
    </w:p>
    <w:p w14:paraId="1E3974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Risiko ændrer sig.</w:t>
      </w:r>
    </w:p>
    <w:p w14:paraId="1D4168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Beslutninger bliver mere eller mindre sandsynlige.</w:t>
      </w:r>
    </w:p>
    <w:p w14:paraId="715E8C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derfor ikke primært vedligeholde en journal.</w:t>
      </w:r>
    </w:p>
    <w:p w14:paraId="533BAA5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vedligeholde en forståelse.</w:t>
      </w:r>
    </w:p>
    <w:p w14:paraId="3302D4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beskriver, hvad der er sket.</w:t>
      </w:r>
    </w:p>
    <w:p w14:paraId="0EA4C6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Forståelsen beskriver, hvad det betyder.</w:t>
      </w:r>
    </w:p>
    <w:p w14:paraId="393EE69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At ændre mening er ikke et tegn på svaghed</w:t>
      </w:r>
    </w:p>
    <w:p w14:paraId="3D2041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mange sammenhænge bliver konsistens betragtet som en styrke.</w:t>
      </w:r>
    </w:p>
    <w:p w14:paraId="19737E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medicin er det ofte omvendt.</w:t>
      </w:r>
    </w:p>
    <w:p w14:paraId="7ECCB1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nye oplysninger ændrer situationen, er det rationelt at ændre sin vurdering.</w:t>
      </w:r>
    </w:p>
    <w:p w14:paraId="0DC97B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intellektuel disciplin.</w:t>
      </w:r>
    </w:p>
    <w:p w14:paraId="058C85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usikkerhed.</w:t>
      </w:r>
    </w:p>
    <w:p w14:paraId="7AF400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kliniker er derfor ikke den mest standhaftige.</w:t>
      </w:r>
    </w:p>
    <w:p w14:paraId="7DD166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 xml:space="preserve">Det er den mest </w:t>
      </w:r>
      <w:proofErr w:type="spellStart"/>
      <w:r>
        <w:rPr>
          <w:rFonts w:ascii="AppleSystemUIFont" w:hAnsi="AppleSystemUIFont" w:cs="AppleSystemUIFont"/>
          <w:kern w:val="0"/>
          <w:sz w:val="26"/>
          <w:szCs w:val="26"/>
          <w:lang w:val="da-DK"/>
        </w:rPr>
        <w:t>korrigerbare</w:t>
      </w:r>
      <w:proofErr w:type="spellEnd"/>
      <w:r>
        <w:rPr>
          <w:rFonts w:ascii="AppleSystemUIFont" w:hAnsi="AppleSystemUIFont" w:cs="AppleSystemUIFont"/>
          <w:kern w:val="0"/>
          <w:sz w:val="26"/>
          <w:szCs w:val="26"/>
          <w:lang w:val="da-DK"/>
        </w:rPr>
        <w:t>.</w:t>
      </w:r>
    </w:p>
    <w:p w14:paraId="7D0EC27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være lige så fleksibelt som virkeligheden</w:t>
      </w:r>
    </w:p>
    <w:p w14:paraId="3A4853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Patienter udvikler sig.</w:t>
      </w:r>
    </w:p>
    <w:p w14:paraId="03C405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Sygdomme udvikler sig.</w:t>
      </w:r>
    </w:p>
    <w:p w14:paraId="121740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udvikler sig.</w:t>
      </w:r>
    </w:p>
    <w:p w14:paraId="210231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skal forståelsen også udvikle sig.</w:t>
      </w:r>
    </w:p>
    <w:p w14:paraId="6C2D48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må aldrig opføre sig, som om konsultationen består af endelige sandheder.</w:t>
      </w:r>
    </w:p>
    <w:p w14:paraId="204636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hele tiden spørge:</w:t>
      </w:r>
    </w:p>
    <w:p w14:paraId="40AB52E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"Hvis vi begyndte forfra med den viden, vi har nu – ville vi så tænke det samme?"</w:t>
      </w:r>
    </w:p>
    <w:p w14:paraId="07981E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spørgsmål bør være en del af systemets måde at tænke på.</w:t>
      </w:r>
    </w:p>
    <w:p w14:paraId="7203EE20"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Intelligens er evnen til at lade sig overraske</w:t>
      </w:r>
    </w:p>
    <w:p w14:paraId="1BD344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forbinder ofte intelligens med sikkerhed.</w:t>
      </w:r>
    </w:p>
    <w:p w14:paraId="12E76F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burde vi forbinde den med det modsatte.</w:t>
      </w:r>
    </w:p>
    <w:p w14:paraId="53BC08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intelligent system bliver ikke overrasket, fordi det ved for lidt.</w:t>
      </w:r>
    </w:p>
    <w:p w14:paraId="6FAEF4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bliver overrasket, fordi det er åbent for, at virkeligheden kan være anderledes end forventet.</w:t>
      </w:r>
    </w:p>
    <w:p w14:paraId="25EEE6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Den evne gør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stærkere.</w:t>
      </w:r>
    </w:p>
    <w:p w14:paraId="58FC44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svagere.</w:t>
      </w:r>
    </w:p>
    <w:p w14:paraId="788003A4"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6218A5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et system, der hurtigt finder en forklaring.</w:t>
      </w:r>
    </w:p>
    <w:p w14:paraId="669635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et system, der bliver ved med at stille spørgsmålet:</w:t>
      </w:r>
    </w:p>
    <w:p w14:paraId="2B85C1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Er dette stadig den bedste forklaring?</w:t>
      </w:r>
    </w:p>
    <w:p w14:paraId="455B33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forskel virker lille.</w:t>
      </w:r>
    </w:p>
    <w:p w14:paraId="56D427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ændrer hele måden, et kognitivt system arbejder på.</w:t>
      </w:r>
    </w:p>
    <w:p w14:paraId="384E6B1F"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33704C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skal ikke beskytte sine konklusioner.</w:t>
      </w:r>
    </w:p>
    <w:p w14:paraId="7624FC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skal beskytte evnen til at revidere dem.</w:t>
      </w:r>
    </w:p>
    <w:p>
      <w:pPr>
        <w:pStyle w:val="Part"/>
        <w:shd w:fill="15324A"/>
        <w:ind w:left="240" w:right="240"/>
      </w:pPr>
      <w:r>
        <w:rPr>
          <w:rFonts w:ascii="Aptos" w:hAnsi="Aptos"/>
          <w:b/>
          <w:color w:val="FFFFFF"/>
          <w:sz w:val="48"/>
        </w:rPr>
        <w:t>DEL IV  ·  OPMÆRKSOMHED, SAMARBEJDE OG GRÆNSER</w:t>
      </w:r>
    </w:p>
    <w:p w14:paraId="1F91DB6C"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40"/>
          <w:szCs w:val="40"/>
          <w:lang w:val="da-DK"/>
        </w:rPr>
      </w:pPr>
      <w:r>
        <w:rPr>
          <w:rFonts w:ascii="AppleSystemUIFontBold" w:hAnsi="AppleSystemUIFontBold" w:cs="AppleSystemUIFontBold"/>
          <w:b/>
          <w:bCs/>
          <w:kern w:val="0"/>
          <w:sz w:val="40"/>
          <w:szCs w:val="40"/>
          <w:lang w:val="da-DK"/>
        </w:rPr>
        <w:t>Kapitel 17 – En konsultation er ikke information</w:t>
      </w:r>
    </w:p>
    <w:p w14:paraId="399B83EB"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"Journalen beskriver, hvad der skete. Den beskriver ikke, hvad lægen forstod."</w:t>
      </w:r>
    </w:p>
    <w:p w14:paraId="1E20A55D"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skjulte model</w:t>
      </w:r>
    </w:p>
    <w:p w14:paraId="6574B6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journalsystemer bygger på en usynlig antagelse.</w:t>
      </w:r>
    </w:p>
    <w:p w14:paraId="497EC5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antager, at en konsultation kan beskrives som en samling information.</w:t>
      </w:r>
    </w:p>
    <w:p w14:paraId="1F68CC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Symptomer.</w:t>
      </w:r>
    </w:p>
    <w:p w14:paraId="128B64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Fund.</w:t>
      </w:r>
    </w:p>
    <w:p w14:paraId="08A568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Diagnoser.</w:t>
      </w:r>
    </w:p>
    <w:p w14:paraId="4CA8CF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Ordinationer.</w:t>
      </w:r>
    </w:p>
    <w:p w14:paraId="0332F8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Notater.</w:t>
      </w:r>
    </w:p>
    <w:p w14:paraId="557E02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Dokumenter.</w:t>
      </w:r>
    </w:p>
    <w:p w14:paraId="5E222C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informationen er registreret, betragtes konsultationen som afsluttet.</w:t>
      </w:r>
    </w:p>
    <w:p w14:paraId="60246B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virker naturligt.</w:t>
      </w:r>
    </w:p>
    <w:p w14:paraId="7046AB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en misforståelse.</w:t>
      </w:r>
    </w:p>
    <w:p w14:paraId="06C7C70E"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konsultation er ikke en samling fakta</w:t>
      </w:r>
    </w:p>
    <w:p w14:paraId="392C05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en patient med træthed.</w:t>
      </w:r>
    </w:p>
    <w:p w14:paraId="68E77F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kan indeholde:</w:t>
      </w:r>
    </w:p>
    <w:p w14:paraId="141854DA" w14:textId="77777777" w:rsidR="00DA019D" w:rsidRDefault="00DA019D">
      <w:pPr>
        <w:numPr>
          <w:ilvl w:val="0"/>
          <w:numId w:val="6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blodprøver</w:t>
      </w:r>
    </w:p>
    <w:p w14:paraId="047BF15C" w14:textId="77777777" w:rsidR="00DA019D" w:rsidRDefault="00DA019D">
      <w:pPr>
        <w:numPr>
          <w:ilvl w:val="0"/>
          <w:numId w:val="6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w:t>
      </w:r>
    </w:p>
    <w:p w14:paraId="21E718CF" w14:textId="77777777" w:rsidR="00DA019D" w:rsidRDefault="00DA019D">
      <w:pPr>
        <w:numPr>
          <w:ilvl w:val="0"/>
          <w:numId w:val="6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sygdomme</w:t>
      </w:r>
    </w:p>
    <w:p w14:paraId="39AF947E" w14:textId="77777777" w:rsidR="00DA019D" w:rsidRDefault="00DA019D">
      <w:pPr>
        <w:numPr>
          <w:ilvl w:val="0"/>
          <w:numId w:val="6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objektive fund</w:t>
      </w:r>
    </w:p>
    <w:p w14:paraId="1FE070B4" w14:textId="77777777" w:rsidR="00DA019D" w:rsidRDefault="00DA019D">
      <w:pPr>
        <w:numPr>
          <w:ilvl w:val="0"/>
          <w:numId w:val="66"/>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symptomer</w:t>
      </w:r>
    </w:p>
    <w:p w14:paraId="005075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kan være korrekt.</w:t>
      </w:r>
    </w:p>
    <w:p w14:paraId="29B657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fortæller journalen ikke, hvad lægen egentlig arbejdede med.</w:t>
      </w:r>
    </w:p>
    <w:p w14:paraId="535709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Var mistanken cancer?</w:t>
      </w:r>
    </w:p>
    <w:p w14:paraId="4D0D4C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Depression?</w:t>
      </w:r>
    </w:p>
    <w:p w14:paraId="12494A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Hypothyreose</w:t>
      </w:r>
      <w:proofErr w:type="spellEnd"/>
      <w:r>
        <w:rPr>
          <w:rFonts w:ascii="AppleSystemUIFont" w:hAnsi="AppleSystemUIFont" w:cs="AppleSystemUIFont"/>
          <w:kern w:val="0"/>
          <w:sz w:val="26"/>
          <w:szCs w:val="26"/>
          <w:lang w:val="da-DK"/>
        </w:rPr>
        <w:t>?</w:t>
      </w:r>
    </w:p>
    <w:p w14:paraId="20AE1A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Søvnmangel?</w:t>
      </w:r>
    </w:p>
    <w:p w14:paraId="5248D3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Medicinbivirkninger?</w:t>
      </w:r>
    </w:p>
    <w:p w14:paraId="4EE763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beskriver data.</w:t>
      </w:r>
    </w:p>
    <w:p w14:paraId="1DD717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beskriver ikke forståelsen.</w:t>
      </w:r>
    </w:p>
    <w:p w14:paraId="211BD725"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Det vigtigste findes mellem oplysningerne</w:t>
      </w:r>
    </w:p>
    <w:p w14:paraId="441962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erfaren læge ser ikke konsultationen som en liste.</w:t>
      </w:r>
    </w:p>
    <w:p w14:paraId="1CEBAE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Vedkommende ser relationer.</w:t>
      </w:r>
    </w:p>
    <w:p w14:paraId="18A20A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Dette symptom gør den diagnose mindre sandsynlig.</w:t>
      </w:r>
    </w:p>
    <w:p w14:paraId="1B7D3C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Denne blodprøve styrker en hypotese.</w:t>
      </w:r>
    </w:p>
    <w:p w14:paraId="2E96B2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Patientens bekymring ændrer risikovurderingen.</w:t>
      </w:r>
    </w:p>
    <w:p w14:paraId="66535B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konsultationer ændrer betydningen af dagens fund.</w:t>
      </w:r>
    </w:p>
    <w:p w14:paraId="26EE92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vigtigste er derfor ikke oplysningerne.</w:t>
      </w:r>
    </w:p>
    <w:p w14:paraId="296E1A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forbindelserne mellem dem.</w:t>
      </w:r>
    </w:p>
    <w:p w14:paraId="7FB0380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Forståelse har en struktur</w:t>
      </w:r>
    </w:p>
    <w:p w14:paraId="2662EA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en læge tænker, organiseres information ikke kronologisk.</w:t>
      </w:r>
    </w:p>
    <w:p w14:paraId="3BDC0B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organiseres omkring spørgsmål.</w:t>
      </w:r>
    </w:p>
    <w:p w14:paraId="03A764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Hvilket problem forsøger vi at forklare?</w:t>
      </w:r>
    </w:p>
    <w:p w14:paraId="47BCA2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 hypoteser konkurrerer?</w:t>
      </w:r>
    </w:p>
    <w:p w14:paraId="2AADCA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usikkerhed mangler vi at reducere?</w:t>
      </w:r>
    </w:p>
    <w:p w14:paraId="684A5F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Hvilken beslutning nærmer vi os?</w:t>
      </w:r>
    </w:p>
    <w:p w14:paraId="08317A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denne struktur, der styrer konsultationen.</w:t>
      </w:r>
    </w:p>
    <w:p w14:paraId="6D2E47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journalens rækkefølge.</w:t>
      </w:r>
    </w:p>
    <w:p w14:paraId="23F0A03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Derfor bør Cortex ikke modellere journalen</w:t>
      </w:r>
    </w:p>
    <w:p w14:paraId="613E93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blot bliver endnu et system, der organiserer dokumentation bedre, har vi ikke løst det egentlige problem.</w:t>
      </w:r>
    </w:p>
    <w:p w14:paraId="38B340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modellere noget andet.</w:t>
      </w:r>
    </w:p>
    <w:p w14:paraId="4FB724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journalen.</w:t>
      </w:r>
    </w:p>
    <w:p w14:paraId="3FF8F6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teksten.</w:t>
      </w:r>
    </w:p>
    <w:p w14:paraId="4D131D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felterne.</w:t>
      </w:r>
    </w:p>
    <w:p w14:paraId="71663A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forståelse, der udvikler sig gennem konsultationen.</w:t>
      </w:r>
    </w:p>
    <w:p w14:paraId="79DB89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langt mere krævende opgave.</w:t>
      </w:r>
    </w:p>
    <w:p w14:paraId="763095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også den eneste, der gør egentlig kognitiv støtte mulig.</w:t>
      </w:r>
    </w:p>
    <w:p w14:paraId="527F208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konsultation har en tilstand</w:t>
      </w:r>
    </w:p>
    <w:p w14:paraId="72100B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 ethvert tidspunkt i konsultationen findes en aktuel tilstand.</w:t>
      </w:r>
    </w:p>
    <w:p w14:paraId="6C8D5E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i journalsystemet.</w:t>
      </w:r>
    </w:p>
    <w:p w14:paraId="0675585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lægens hoved.</w:t>
      </w:r>
    </w:p>
    <w:p w14:paraId="5ECA6D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består blandt andet af:</w:t>
      </w:r>
    </w:p>
    <w:p w14:paraId="16E1336C" w14:textId="77777777" w:rsidR="00DA019D" w:rsidRDefault="00DA019D">
      <w:pPr>
        <w:numPr>
          <w:ilvl w:val="0"/>
          <w:numId w:val="6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ledende hypotese</w:t>
      </w:r>
    </w:p>
    <w:p w14:paraId="587E7373" w14:textId="77777777" w:rsidR="00DA019D" w:rsidRDefault="00DA019D">
      <w:pPr>
        <w:numPr>
          <w:ilvl w:val="0"/>
          <w:numId w:val="6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alternative forklaringer</w:t>
      </w:r>
    </w:p>
    <w:p w14:paraId="061FEBFB" w14:textId="77777777" w:rsidR="00DA019D" w:rsidRDefault="00DA019D">
      <w:pPr>
        <w:numPr>
          <w:ilvl w:val="0"/>
          <w:numId w:val="6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resterende usikkerhed</w:t>
      </w:r>
    </w:p>
    <w:p w14:paraId="11ACB090" w14:textId="77777777" w:rsidR="00DA019D" w:rsidRDefault="00DA019D">
      <w:pPr>
        <w:numPr>
          <w:ilvl w:val="0"/>
          <w:numId w:val="6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næste nødvendige spørgsmål</w:t>
      </w:r>
    </w:p>
    <w:p w14:paraId="28FE3684" w14:textId="77777777" w:rsidR="00DA019D" w:rsidRDefault="00DA019D">
      <w:pPr>
        <w:numPr>
          <w:ilvl w:val="0"/>
          <w:numId w:val="67"/>
        </w:numPr>
        <w:autoSpaceDE w:val="0"/>
        <w:autoSpaceDN w:val="0"/>
        <w:adjustRightInd w:val="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beslutninger, der endnu ikke er truffet</w:t>
      </w:r>
    </w:p>
    <w:p w14:paraId="3B7E34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Denne tilstand ændrer sig fra minut til minut.</w:t>
      </w:r>
    </w:p>
    <w:p w14:paraId="73A7745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denne udvikling, et kognitivt system skal følge.</w:t>
      </w:r>
    </w:p>
    <w:p w14:paraId="3DE3D36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Journalen er et spor – ikke processen</w:t>
      </w:r>
    </w:p>
    <w:p w14:paraId="683261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journal ligner et kort over en rejse.</w:t>
      </w:r>
    </w:p>
    <w:p w14:paraId="6FD522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viser, hvor man endte.</w:t>
      </w:r>
    </w:p>
    <w:p w14:paraId="5E8A55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også nogle af de steder, man passerede.</w:t>
      </w:r>
    </w:p>
    <w:p w14:paraId="7BFA2F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viser ikke, hvorfor man ændrede retning.</w:t>
      </w:r>
    </w:p>
    <w:p w14:paraId="47FEE8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viser ikke de muligheder, man fravalgte.</w:t>
      </w:r>
    </w:p>
    <w:p w14:paraId="19256E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viser ikke de spørgsmål, der blev afgørende.</w:t>
      </w:r>
    </w:p>
    <w:p w14:paraId="4C0E58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viser resultatet.</w:t>
      </w:r>
    </w:p>
    <w:p w14:paraId="5D636B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processen.</w:t>
      </w:r>
    </w:p>
    <w:p w14:paraId="30C243E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lastRenderedPageBreak/>
        <w:t>Cortex skal modellere forståelse</w:t>
      </w:r>
    </w:p>
    <w:p w14:paraId="27B2DA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skal være en kognitiv samarbejdspartner, må systemet opbygge en intern model af konsultationen.</w:t>
      </w:r>
    </w:p>
    <w:p w14:paraId="136680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blot:</w:t>
      </w:r>
    </w:p>
    <w:p w14:paraId="5E58982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"Patienten har hoste."</w:t>
      </w:r>
    </w:p>
    <w:p w14:paraId="07D2EF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w:t>
      </w:r>
    </w:p>
    <w:p w14:paraId="42355D4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"Lægen forsøger at afklare, om hosten bedst forklares ved infektion, hjertesvigt eller malign sygdom. To hypoteser er næsten afklaret. Én kræver stadig information."</w:t>
      </w:r>
    </w:p>
    <w:p w14:paraId="144985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forskel ændrer alt.</w:t>
      </w:r>
    </w:p>
    <w:p w14:paraId="638320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Nu ved systemet, hvad der er relevant.</w:t>
      </w:r>
    </w:p>
    <w:p w14:paraId="4336AA86"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nye enhed er ikke notatet</w:t>
      </w:r>
    </w:p>
    <w:p w14:paraId="23389D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i årtier betragtet journalnotatet som den grundlæggende enhed i almen praksis.</w:t>
      </w:r>
    </w:p>
    <w:p w14:paraId="4DF311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er det forkert.</w:t>
      </w:r>
    </w:p>
    <w:p w14:paraId="00ED9E8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er den egentlige enhed den udviklende forståelse af patientens situation.</w:t>
      </w:r>
    </w:p>
    <w:p w14:paraId="36E6C1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Notatet er blot en beskrivelse af denne forståelse på et bestemt tidspunkt.</w:t>
      </w:r>
    </w:p>
    <w:p w14:paraId="4DA8E11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 er rigtigt, ændrer det hele arkitekturen.</w:t>
      </w:r>
    </w:p>
    <w:p w14:paraId="53AF7999"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0DD8B6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brugt årtier på at digitalisere dokumentation.</w:t>
      </w:r>
    </w:p>
    <w:p w14:paraId="4DDB57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næste årtier bør handle om at digitalisere forståelse.</w:t>
      </w:r>
    </w:p>
    <w:p w14:paraId="72AF22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 at erstatte lægens tænkning.</w:t>
      </w:r>
    </w:p>
    <w:p w14:paraId="43C839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 at kunne støtte den.</w:t>
      </w:r>
    </w:p>
    <w:p w14:paraId="36D4CC7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1CB522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skal ikke organisere information.</w:t>
      </w:r>
    </w:p>
    <w:p w14:paraId="6BF6EC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skal organisere forståelse.</w:t>
      </w:r>
    </w:p>
    <w:p w14:paraId="61C68F7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197A2697" w14:textId="77777777" w:rsidR="00DA019D" w:rsidRDefault="00DA019D">
      <w:pPr>
        <w:pStyle w:val="CortexBullet"/>
        <w:keepNext/>
        <w:keepLines/>
        <w:numPr>
          <w:ilvl w:val="0"/>
          <w:numId w:val="6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kan ikke reduceres til en samling data eller dokumenter.</w:t>
      </w:r>
    </w:p>
    <w:p w14:paraId="7E273356" w14:textId="77777777" w:rsidR="00DA019D" w:rsidRDefault="00DA019D">
      <w:pPr>
        <w:pStyle w:val="CortexBullet"/>
        <w:keepNext/>
        <w:keepLines/>
        <w:numPr>
          <w:ilvl w:val="0"/>
          <w:numId w:val="6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centrale enhed i klinisk arbejde er den udviklende forståelse af patientens situation.</w:t>
      </w:r>
    </w:p>
    <w:p w14:paraId="40E96B32" w14:textId="77777777" w:rsidR="00DA019D" w:rsidRDefault="00DA019D">
      <w:pPr>
        <w:pStyle w:val="CortexBullet"/>
        <w:keepNext/>
        <w:keepLines/>
        <w:numPr>
          <w:ilvl w:val="0"/>
          <w:numId w:val="6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Journalen dokumenterer resultatet af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men ikke selve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55C227DE" w14:textId="77777777" w:rsidR="00DA019D" w:rsidRDefault="00DA019D">
      <w:pPr>
        <w:pStyle w:val="CortexBullet"/>
        <w:keepNext/>
        <w:keepLines/>
        <w:numPr>
          <w:ilvl w:val="0"/>
          <w:numId w:val="6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Relevansen af information afhænger af dens relation til hypoteser, usikkerhed og beslutninger.</w:t>
      </w:r>
    </w:p>
    <w:p w14:paraId="14804D29" w14:textId="77777777" w:rsidR="00DA019D" w:rsidRDefault="00DA019D">
      <w:pPr>
        <w:pStyle w:val="CortexBullet"/>
        <w:keepNext w:val="0"/>
        <w:keepLines/>
        <w:numPr>
          <w:ilvl w:val="0"/>
          <w:numId w:val="6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må modellere konsultationens aktuelle tilstand frem for blot dens indhold.</w:t>
      </w:r>
    </w:p>
    <w:p w14:paraId="058CCDAA"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05BAACFB" w14:textId="77777777" w:rsidR="00DA019D" w:rsidRDefault="00DA019D">
      <w:pPr>
        <w:pStyle w:val="CortexBullet"/>
        <w:keepNext/>
        <w:keepLines/>
        <w:numPr>
          <w:ilvl w:val="0"/>
          <w:numId w:val="6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Cortex' interne model skal være orienteret omkring hypoteser, usikkerhed og beslutningsproces – ikke omkring dokumenttyper eller journalfelter.</w:t>
      </w:r>
    </w:p>
    <w:p w14:paraId="658AD1D4" w14:textId="77777777" w:rsidR="00DA019D" w:rsidRDefault="00DA019D">
      <w:pPr>
        <w:pStyle w:val="CortexBullet"/>
        <w:keepNext/>
        <w:keepLines/>
        <w:numPr>
          <w:ilvl w:val="0"/>
          <w:numId w:val="6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kunne repræsentere relationer mellem oplysninger, ikke kun oplysningerne selv.</w:t>
      </w:r>
    </w:p>
    <w:p w14:paraId="19A09825" w14:textId="77777777" w:rsidR="00DA019D" w:rsidRDefault="00DA019D">
      <w:pPr>
        <w:pStyle w:val="CortexBullet"/>
        <w:keepNext/>
        <w:keepLines/>
        <w:numPr>
          <w:ilvl w:val="0"/>
          <w:numId w:val="6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Nye informationer skal ændre den samlede forståelsesmodel frem for blot at blive tilføjet.</w:t>
      </w:r>
    </w:p>
    <w:p w14:paraId="40F98D05" w14:textId="77777777" w:rsidR="00DA019D" w:rsidRDefault="00DA019D">
      <w:pPr>
        <w:pStyle w:val="CortexBullet"/>
        <w:keepNext/>
        <w:keepLines/>
        <w:numPr>
          <w:ilvl w:val="0"/>
          <w:numId w:val="6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Journalnotatet bliver et output af den kognitive model – ikke dens fundament.</w:t>
      </w:r>
    </w:p>
    <w:p w14:paraId="69F77021" w14:textId="77777777" w:rsidR="00DA019D" w:rsidRDefault="00DA019D" w:rsidP="00DA019D">
      <w:pPr>
        <w:pStyle w:val="CortexBullet"/>
        <w:autoSpaceDE w:val="0"/>
        <w:autoSpaceDN w:val="0"/>
        <w:adjustRightInd w:val="0"/>
        <w:spacing w:after="60"/>
        <w:rPr>
          <w:rFonts w:ascii="AppleSystemUIFontBold" w:hAnsi="AppleSystemUIFontBold" w:cs="AppleSystemUIFontBold"/>
          <w:b/>
          <w:bCs/>
          <w:kern w:val="0"/>
          <w:sz w:val="32"/>
          <w:szCs w:val="32"/>
          <w:lang w:val="da-DK"/>
        </w:rPr>
        <w:keepNext/>
        <w:keepLines/>
        <w:numPr>
          <w:ilvl w:val="0"/>
          <w:numId w:val="1"/>
        </w:numPr>
      </w:pPr>
      <w:r>
        <w:rPr>
          <w:rFonts w:ascii="AppleSystemUIFontBold" w:hAnsi="AppleSystemUIFontBold" w:cs="AppleSystemUIFontBold"/>
          <w:b/>
          <w:bCs/>
          <w:kern w:val="0"/>
          <w:sz w:val="32"/>
          <w:szCs w:val="32"/>
          <w:lang w:val="da-DK"/>
        </w:rPr>
        <w:t>En afsluttende refleksion</w:t>
      </w:r>
    </w:p>
    <w:p w14:paraId="54959201"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Jeg tror, dette kan blive et af bogens mest betydningsfulde kapitler.</w:t>
      </w:r>
    </w:p>
    <w:p w14:paraId="090F1F69"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 xml:space="preserve">Indtil nu har vi beskrevet, hvordan et kognitivt system bør opføre sig. Her beskriver vi, hvad det egentlig </w:t>
      </w:r>
      <w:r>
        <w:rPr>
          <w:rFonts w:ascii="AppleSystemUIFontBold" w:hAnsi="AppleSystemUIFontBold" w:cs="AppleSystemUIFontBold"/>
          <w:b/>
          <w:bCs/>
          <w:kern w:val="0"/>
          <w:sz w:val="26"/>
          <w:szCs w:val="26"/>
          <w:lang w:val="da-DK"/>
        </w:rPr>
        <w:t>arbejder med</w:t>
      </w:r>
      <w:r>
        <w:rPr>
          <w:rFonts w:ascii="AppleSystemUIFont" w:hAnsi="AppleSystemUIFont" w:cs="AppleSystemUIFont"/>
          <w:kern w:val="0"/>
          <w:sz w:val="26"/>
          <w:szCs w:val="26"/>
          <w:lang w:val="da-DK"/>
        </w:rPr>
        <w:t>. Det er ikke tekst. Det er ikke data. Det er ikke dokumenter.</w:t>
      </w:r>
    </w:p>
    <w:p w14:paraId="2434B9F7"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Det er en model af en forståelse under udvikling.</w:t>
      </w:r>
    </w:p>
    <w:p w14:paraId="15CF02C3"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Hvis denne idé holder, følger en radikal konsekvens: De fleste journalsystemer er bygget op omkring den forkerte grundlæggende enhed. De organiserer information, fordi information er let at gemme. Men lægen arbejder ikke med information alene. Lægen arbejder med mening, relationer, hypoteser og usikkerhed.</w:t>
      </w:r>
    </w:p>
    <w:p w14:paraId="41A9B800"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keepLines/>
        <w:numPr>
          <w:ilvl w:val="0"/>
          <w:numId w:val="1"/>
        </w:numPr>
      </w:pPr>
      <w:r>
        <w:rPr>
          <w:rFonts w:ascii="AppleSystemUIFont" w:hAnsi="AppleSystemUIFont" w:cs="AppleSystemUIFont"/>
          <w:kern w:val="0"/>
          <w:sz w:val="26"/>
          <w:szCs w:val="26"/>
          <w:lang w:val="da-DK"/>
        </w:rPr>
        <w:t>Måske bliver den største innovation i de næste årtier derfor ikke en bedre journal.</w:t>
      </w:r>
    </w:p>
    <w:p w14:paraId="2704A494"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val="0"/>
        <w:keepLines/>
        <w:numPr>
          <w:ilvl w:val="0"/>
          <w:numId w:val="1"/>
        </w:numPr>
      </w:pPr>
      <w:r>
        <w:rPr>
          <w:rFonts w:ascii="AppleSystemUIFont" w:hAnsi="AppleSystemUIFont" w:cs="AppleSystemUIFont"/>
          <w:kern w:val="0"/>
          <w:sz w:val="26"/>
          <w:szCs w:val="26"/>
          <w:lang w:val="da-DK"/>
        </w:rPr>
        <w:t xml:space="preserve">Måske bliver det, at vi endelig begynder at repræsentere </w:t>
      </w:r>
      <w:r>
        <w:rPr>
          <w:rFonts w:ascii="AppleSystemUIFontBold" w:hAnsi="AppleSystemUIFontBold" w:cs="AppleSystemUIFontBold"/>
          <w:b/>
          <w:bCs/>
          <w:kern w:val="0"/>
          <w:sz w:val="26"/>
          <w:szCs w:val="26"/>
          <w:lang w:val="da-DK"/>
        </w:rPr>
        <w:t>klinisk forståelse</w:t>
      </w:r>
      <w:r>
        <w:rPr>
          <w:rFonts w:ascii="AppleSystemUIFont" w:hAnsi="AppleSystemUIFont" w:cs="AppleSystemUIFont"/>
          <w:kern w:val="0"/>
          <w:sz w:val="26"/>
          <w:szCs w:val="26"/>
          <w:lang w:val="da-DK"/>
        </w:rPr>
        <w:t xml:space="preserve"> som den primære enhed i medicinsk software.</w:t>
      </w:r>
    </w:p>
    <w:p w14:paraId="17E217EA"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Kapitel 18 – Den bedste brugerflade følger opmærksomheden</w:t>
      </w:r>
    </w:p>
    <w:p w14:paraId="57BC3A9B" w14:textId="77777777" w:rsidR="00DA019D" w:rsidRDefault="00DA019D" w:rsidP="00DA019D">
      <w:pPr>
        <w:pStyle w:val="ChapterEpigraph"/>
        <w:autoSpaceDE w:val="0"/>
        <w:autoSpaceDN w:val="0"/>
        <w:adjustRightInd w:val="0"/>
        <w:rPr>
          <w:rFonts w:ascii="AppleSystemUIFontItalic" w:hAnsi="AppleSystemUIFontItalic" w:cs="AppleSystemUIFontItalic"/>
          <w:i/>
          <w:iCs/>
          <w:kern w:val="0"/>
          <w:sz w:val="26"/>
          <w:szCs w:val="26"/>
          <w:lang w:val="da-DK"/>
        </w:rPr>
      </w:pPr>
      <w:r>
        <w:rPr>
          <w:rFonts w:ascii="AppleSystemUIFontItalic" w:hAnsi="AppleSystemUIFontItalic" w:cs="AppleSystemUIFontItalic"/>
          <w:i/>
          <w:iCs/>
          <w:kern w:val="0"/>
          <w:sz w:val="26"/>
          <w:szCs w:val="26"/>
          <w:lang w:val="da-DK"/>
        </w:rPr>
        <w:t>"Et kognitivt system skal ikke organisere skærmen. Det skal organisere lægens opmærksomhed."</w:t>
      </w:r>
    </w:p>
    <w:p w14:paraId="74DD8DA6"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Brugerflader er ikke neutrale</w:t>
      </w:r>
    </w:p>
    <w:p w14:paraId="729022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betragter ofte en brugerflade som et spørgsmål om design.</w:t>
      </w:r>
    </w:p>
    <w:p w14:paraId="1E88527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Farver.</w:t>
      </w:r>
    </w:p>
    <w:p w14:paraId="6ED010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Knapper.</w:t>
      </w:r>
    </w:p>
    <w:p w14:paraId="3F202D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proofErr w:type="spellStart"/>
      <w:r>
        <w:rPr>
          <w:rFonts w:ascii="AppleSystemUIFont" w:hAnsi="AppleSystemUIFont" w:cs="AppleSystemUIFont"/>
          <w:kern w:val="0"/>
          <w:sz w:val="26"/>
          <w:szCs w:val="26"/>
          <w:lang w:val="da-DK"/>
        </w:rPr>
        <w:t>Menustrukturer</w:t>
      </w:r>
      <w:proofErr w:type="spellEnd"/>
      <w:r>
        <w:rPr>
          <w:rFonts w:ascii="AppleSystemUIFont" w:hAnsi="AppleSystemUIFont" w:cs="AppleSystemUIFont"/>
          <w:kern w:val="0"/>
          <w:sz w:val="26"/>
          <w:szCs w:val="26"/>
          <w:lang w:val="da-DK"/>
        </w:rPr>
        <w:t>.</w:t>
      </w:r>
    </w:p>
    <w:p w14:paraId="50741E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Ikoner.</w:t>
      </w:r>
    </w:p>
    <w:p w14:paraId="11B78E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misforståelse.</w:t>
      </w:r>
    </w:p>
    <w:p w14:paraId="49EA52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brugerflade bestemmer, hvad brugeren ser først.</w:t>
      </w:r>
    </w:p>
    <w:p w14:paraId="3D7574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der skjules.</w:t>
      </w:r>
    </w:p>
    <w:p w14:paraId="5E12A3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der kræver ekstra klik.</w:t>
      </w:r>
    </w:p>
    <w:p w14:paraId="0C2A64E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der opleves som vigtigt.</w:t>
      </w:r>
    </w:p>
    <w:p w14:paraId="516E92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brugerflade organiserer derfor ikke blot information.</w:t>
      </w:r>
    </w:p>
    <w:p w14:paraId="19EA4C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organiserer opmærksomhed.</w:t>
      </w:r>
    </w:p>
    <w:p w14:paraId="5AC55F50"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Opmærksomhed er den egentlige ressource</w:t>
      </w:r>
    </w:p>
    <w:p w14:paraId="60E66F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tidligere beskrevet, at den knappe ressource i almen praksis ikke er viden.</w:t>
      </w:r>
    </w:p>
    <w:p w14:paraId="03441F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opmærksomhed.</w:t>
      </w:r>
    </w:p>
    <w:p w14:paraId="6787273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Alligevel er næsten alle journalsystemer designet ud fra den modsatte antagelse.</w:t>
      </w:r>
    </w:p>
    <w:p w14:paraId="46F76E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forsøger at vise så meget information som muligt.</w:t>
      </w:r>
    </w:p>
    <w:p w14:paraId="1D5EA9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Resultatet bliver paradoksalt.</w:t>
      </w:r>
    </w:p>
    <w:p w14:paraId="538985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alt er synligt, bliver intet fremhævet.</w:t>
      </w:r>
    </w:p>
    <w:p w14:paraId="5DD6A8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vigtige drukner i det tilgængelige.</w:t>
      </w:r>
    </w:p>
    <w:p w14:paraId="6F046B90"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Konsultationen ændrer sig hele tiden</w:t>
      </w:r>
    </w:p>
    <w:p w14:paraId="179F75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informationsbehov er ikke konstant.</w:t>
      </w:r>
    </w:p>
    <w:p w14:paraId="5B759C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patienten sætter sig, handler konsultationen om at forstå problemet.</w:t>
      </w:r>
    </w:p>
    <w:p w14:paraId="4A0DFC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Senere handler den om at reducere usikkerhed.</w:t>
      </w:r>
    </w:p>
    <w:p w14:paraId="158D6D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 handler den om at træffe en beslutning og forklare den.</w:t>
      </w:r>
    </w:p>
    <w:p w14:paraId="6DA146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samme information har derfor forskellig relevans afhængigt af, hvor konsultationen befinder sig.</w:t>
      </w:r>
    </w:p>
    <w:p w14:paraId="5F2384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statisk brugerflade kan ikke afspejle en dynamisk tankeproces.</w:t>
      </w:r>
    </w:p>
    <w:p w14:paraId="2B9846F4"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Et kognitivt system skal kende konsultationens fase</w:t>
      </w:r>
    </w:p>
    <w:p w14:paraId="0BE6CF3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forstår konsultationens aktuelle tilstand, kan brugerfladen ændre sig.</w:t>
      </w:r>
    </w:p>
    <w:p w14:paraId="30A748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dramatisk.</w:t>
      </w:r>
    </w:p>
    <w:p w14:paraId="1C910A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Diskret.</w:t>
      </w:r>
    </w:p>
    <w:p w14:paraId="0339B4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Tidligt i konsultationen bør systemet støtte overblik.</w:t>
      </w:r>
    </w:p>
    <w:p w14:paraId="57DC36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Midt i konsultationen bør det støtte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361E4A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Senere bør det støtte beslutning.</w:t>
      </w:r>
    </w:p>
    <w:p w14:paraId="431C20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 dokumentation og opfølgning.</w:t>
      </w:r>
    </w:p>
    <w:p w14:paraId="29089A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Brugerfladen bliver dermed en afspejling af den kliniske proces.</w:t>
      </w:r>
    </w:p>
    <w:p w14:paraId="4A155F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 samling faste moduler.</w:t>
      </w:r>
    </w:p>
    <w:p w14:paraId="49D9FFCE"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Det vigtigste skal komme til lægen</w:t>
      </w:r>
    </w:p>
    <w:p w14:paraId="4B3767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dag leder lægen efter information.</w:t>
      </w:r>
    </w:p>
    <w:p w14:paraId="2779B9D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virker naturligt.</w:t>
      </w:r>
    </w:p>
    <w:p w14:paraId="03DC20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egentlig mærkeligt.</w:t>
      </w:r>
    </w:p>
    <w:p w14:paraId="2EC7CC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systemet allerede forstår konsultationens retning, burde den mest relevante information selv komme frem.</w:t>
      </w:r>
    </w:p>
    <w:p w14:paraId="4208A2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alt.</w:t>
      </w:r>
    </w:p>
    <w:p w14:paraId="603C99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Kun det, der har størst sandsynlighed for at ændre forståelsen eller beslutningen.</w:t>
      </w:r>
    </w:p>
    <w:p w14:paraId="0FEAA3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forskellen mellem et arkiv og en samarbejdspartner.</w:t>
      </w:r>
    </w:p>
    <w:p w14:paraId="3A82D57F"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Mindre kan være mere</w:t>
      </w:r>
    </w:p>
    <w:p w14:paraId="4845386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findes en udbredt antagelse i softwareudvikling.</w:t>
      </w:r>
    </w:p>
    <w:p w14:paraId="2291F4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At mere information giver bedre beslutninger.</w:t>
      </w:r>
    </w:p>
    <w:p w14:paraId="546662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klinisk arbejde er det ofte omvendt.</w:t>
      </w:r>
    </w:p>
    <w:p w14:paraId="76E0AD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information kan skabe flere distraktioner.</w:t>
      </w:r>
    </w:p>
    <w:p w14:paraId="247BF3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afbrydelser.</w:t>
      </w:r>
    </w:p>
    <w:p w14:paraId="4243B4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usikkerhed.</w:t>
      </w:r>
    </w:p>
    <w:p w14:paraId="3A75DC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brugerflade viser derfor ikke mest muligt.</w:t>
      </w:r>
    </w:p>
    <w:p w14:paraId="56A793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viser mindst muligt, men nok.</w:t>
      </w:r>
    </w:p>
    <w:p w14:paraId="75DC42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vanskelig balance.</w:t>
      </w:r>
    </w:p>
    <w:p w14:paraId="1DE2D9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netop derfor, den kræver forståelse.</w:t>
      </w:r>
    </w:p>
    <w:p w14:paraId="4914459E"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En god brugerflade skifter fokus uden at stjæle det</w:t>
      </w:r>
    </w:p>
    <w:p w14:paraId="29BFAD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Cortex gør opmærksom på noget vigtigt, skal det ske med omtanke.</w:t>
      </w:r>
    </w:p>
    <w:p w14:paraId="396509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ikke konkurrere med patienten om lægens opmærksomhed.</w:t>
      </w:r>
    </w:p>
    <w:p w14:paraId="742EEF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arbejde omkring samtalen.</w:t>
      </w:r>
    </w:p>
    <w:p w14:paraId="479995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oven på den.</w:t>
      </w:r>
    </w:p>
    <w:p w14:paraId="6A0BB2D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støtte føles derfor ikke som en afbrydelse.</w:t>
      </w:r>
    </w:p>
    <w:p w14:paraId="5DD7DF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føles som en naturlig del af lægens egen tankeproces.</w:t>
      </w:r>
    </w:p>
    <w:p w14:paraId="63479FE0"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Den bedste teknologi bliver næsten usynlig</w:t>
      </w:r>
    </w:p>
    <w:p w14:paraId="4DCD52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et system fungerer optimalt, tænker brugeren sjældent over det.</w:t>
      </w:r>
    </w:p>
    <w:p w14:paraId="58D687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systemet gør lidt.</w:t>
      </w:r>
    </w:p>
    <w:p w14:paraId="391BFC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det gør det rigtige på det rigtige tidspunkt.</w:t>
      </w:r>
    </w:p>
    <w:p w14:paraId="01B57C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Brugerfladen træder i baggrunden.</w:t>
      </w:r>
    </w:p>
    <w:p w14:paraId="2A62FB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Opmærksomheden vender tilbage til patienten.</w:t>
      </w:r>
    </w:p>
    <w:p w14:paraId="325F95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et tegn på enkel software.</w:t>
      </w:r>
    </w:p>
    <w:p w14:paraId="17E49C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tegn på moden software.</w:t>
      </w:r>
    </w:p>
    <w:p w14:paraId="21D21868" w14:textId="77777777" w:rsidR="00DA019D" w:rsidRDefault="00DA019D" w:rsidP="00DA019D">
      <w:pPr>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En ny definition af interface</w:t>
      </w:r>
    </w:p>
    <w:p w14:paraId="13FF1F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om brugergrænseflader, som om de var grænseflader mellem menneske og computer.</w:t>
      </w:r>
    </w:p>
    <w:p w14:paraId="3D7A9D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er det en for snæver forståelse.</w:t>
      </w:r>
    </w:p>
    <w:p w14:paraId="23FDDA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et kognitivt system er brugerfladen snarere grænsefladen mellem lægens opmærksomhed og den kliniske situation.</w:t>
      </w:r>
    </w:p>
    <w:p w14:paraId="5CC245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Dens opgave er ikke blot at vise information.</w:t>
      </w:r>
    </w:p>
    <w:p w14:paraId="23DED0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Dens opgave er at beskytte kvaliteten af den kliniske tænkning.</w:t>
      </w:r>
    </w:p>
    <w:p w14:paraId="2F458705" w14:textId="77777777" w:rsidR="00DA019D" w:rsidRDefault="00DA019D" w:rsidP="00DA019D">
      <w:pPr>
        <w:pStyle w:val="Overskrift2"/>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Den egentlige ambition</w:t>
      </w:r>
    </w:p>
    <w:p w14:paraId="195998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i årtier forsøgt at bygge mere effektive brugerflader.</w:t>
      </w:r>
    </w:p>
    <w:p w14:paraId="1D3448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Måske burde vi i stedet bygge mere opmærksomme brugerflader.</w:t>
      </w:r>
    </w:p>
    <w:p w14:paraId="79BC9CD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brugerflader, der kræver opmærksomhed.</w:t>
      </w:r>
    </w:p>
    <w:p w14:paraId="53D901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brugerflader, der forstår den.</w:t>
      </w:r>
    </w:p>
    <w:p w14:paraId="128E84D9" w14:textId="77777777" w:rsidR="00DA019D" w:rsidRDefault="00DA019D" w:rsidP="00DA019D">
      <w:pPr>
        <w:pStyle w:val="Overskrift2"/>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lastRenderedPageBreak/>
        <w:t>Kerneprincip</w:t>
      </w:r>
    </w:p>
    <w:p w14:paraId="008B2D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En brugerflade skal ikke optimeres for information.</w:t>
      </w:r>
    </w:p>
    <w:p w14:paraId="764C63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skal optimeres for opmærksomhed.</w:t>
      </w:r>
    </w:p>
    <w:p w14:paraId="7B86C46B" w14:textId="77777777" w:rsidR="00DA019D" w:rsidRDefault="00DA019D" w:rsidP="00DA019D">
      <w:pPr>
        <w:pStyle w:val="Overskrift1"/>
        <w:pageBreakBefore/>
        <w:autoSpaceDE w:val="0"/>
        <w:autoSpaceDN w:val="0"/>
        <w:adjustRightInd w:val="0"/>
        <w:rPr>
          <w:rFonts w:ascii="AppleSystemUIFontBold" w:hAnsi="AppleSystemUIFontBold" w:cs="AppleSystemUIFontBold"/>
          <w:b/>
          <w:bCs/>
          <w:kern w:val="0"/>
          <w:sz w:val="26"/>
          <w:szCs w:val="26"/>
          <w:lang w:val="da-DK"/>
        </w:rPr>
      </w:pPr>
      <w:r>
        <w:rPr>
          <w:rFonts w:ascii="AppleSystemUIFontBold" w:hAnsi="AppleSystemUIFontBold" w:cs="AppleSystemUIFontBold"/>
          <w:b/>
          <w:bCs/>
          <w:kern w:val="0"/>
          <w:sz w:val="26"/>
          <w:szCs w:val="26"/>
          <w:lang w:val="da-DK"/>
        </w:rPr>
        <w:t>Kapitel 19 – Den højeste form for intelligens er tilbageholdenhed</w:t>
      </w:r>
    </w:p>
    <w:p w14:paraId="7C2A465C" w14:textId="77777777" w:rsidR="00DA019D" w:rsidRDefault="00DA019D" w:rsidP="00DA019D">
      <w:pPr>
        <w:pStyle w:val="ChapterEpigraph"/>
        <w:autoSpaceDE w:val="0"/>
        <w:autoSpaceDN w:val="0"/>
        <w:adjustRightInd w:val="0"/>
        <w:rPr>
          <w:rFonts w:ascii="AppleSystemUIFontItalic" w:hAnsi="AppleSystemUIFontItalic" w:cs="AppleSystemUIFontItalic"/>
          <w:i/>
          <w:iCs/>
          <w:kern w:val="0"/>
          <w:sz w:val="26"/>
          <w:szCs w:val="26"/>
          <w:lang w:val="da-DK"/>
        </w:rPr>
      </w:pPr>
      <w:r>
        <w:rPr>
          <w:rFonts w:ascii="AppleSystemUIFontItalic" w:hAnsi="AppleSystemUIFontItalic" w:cs="AppleSystemUIFontItalic"/>
          <w:i/>
          <w:iCs/>
          <w:kern w:val="0"/>
          <w:sz w:val="26"/>
          <w:szCs w:val="26"/>
          <w:lang w:val="da-DK"/>
        </w:rPr>
        <w:t>“Et kognitivt system viser ikke sin intelligens ved, hvor meget det siger, men ved kvaliteten af det, det vælger at sige.”</w:t>
      </w:r>
    </w:p>
    <w:p w14:paraId="5C60B22E"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Hjælp er aldrig gratis</w:t>
      </w:r>
    </w:p>
    <w:p w14:paraId="04A067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betragter ofte hjælp som noget entydigt positivt.</w:t>
      </w:r>
    </w:p>
    <w:p w14:paraId="18C0BB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information.</w:t>
      </w:r>
    </w:p>
    <w:p w14:paraId="34F66D7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forslag.</w:t>
      </w:r>
    </w:p>
    <w:p w14:paraId="6CD1EC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påmindelser.</w:t>
      </w:r>
    </w:p>
    <w:p w14:paraId="4C73A9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sikkerhedsnet.</w:t>
      </w:r>
    </w:p>
    <w:p w14:paraId="0C4834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enhver intervention har en pris.</w:t>
      </w:r>
    </w:p>
    <w:p w14:paraId="490DAC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notifikation afbryder en tanke.</w:t>
      </w:r>
    </w:p>
    <w:p w14:paraId="2CA546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forslag ændrer retningen for opmærksomheden.</w:t>
      </w:r>
    </w:p>
    <w:p w14:paraId="5B8D9E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advarsel kræver vurdering, også når den viser sig irrelevant.</w:t>
      </w:r>
    </w:p>
    <w:p w14:paraId="63168D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Et nyt element på skærmen konkurrerer med patienten, samtalen og lægens egen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732F7E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Hjælp kan være værdifuld.</w:t>
      </w:r>
    </w:p>
    <w:p w14:paraId="0015CC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er aldrig kognitivt gratis.</w:t>
      </w:r>
    </w:p>
    <w:p w14:paraId="30DAE367"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intervention skal retfærdiggøre sig selv</w:t>
      </w:r>
    </w:p>
    <w:p w14:paraId="5852C23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Traditionel software spørger ofte:</w:t>
      </w:r>
    </w:p>
    <w:p w14:paraId="79F132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systemet vise noget relevant?</w:t>
      </w:r>
    </w:p>
    <w:p w14:paraId="3522FB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må stille et strengere spørgsmål:</w:t>
      </w:r>
    </w:p>
    <w:p w14:paraId="1A24B2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Er dette vigtigt nok til at retfærdiggøre lægens opmærksomhed lige nu?</w:t>
      </w:r>
    </w:p>
    <w:p w14:paraId="0CD692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den samme vurdering.</w:t>
      </w:r>
    </w:p>
    <w:p w14:paraId="1EAD9F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oplysning kan være korrekt uden at være vigtig.</w:t>
      </w:r>
    </w:p>
    <w:p w14:paraId="05CF42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kan være relevant uden at være handlingsændrende.</w:t>
      </w:r>
    </w:p>
    <w:p w14:paraId="7B46B8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kan være vigtig, men komme på det forkerte tidspunkt.</w:t>
      </w:r>
    </w:p>
    <w:p w14:paraId="6314F7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er relevans alene ikke tilstrækkelig.</w:t>
      </w:r>
    </w:p>
    <w:p w14:paraId="366AE9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intervention bør kun finde sted, når dens forventede værdi er større end den forstyrrelse, den skaber.</w:t>
      </w:r>
    </w:p>
    <w:p w14:paraId="3C730AF0"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Opmærksomhed har en alternativ anvendelse</w:t>
      </w:r>
    </w:p>
    <w:p w14:paraId="247769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systemet kræver lægens opmærksomhed, fjernes den fra noget andet.</w:t>
      </w:r>
    </w:p>
    <w:p w14:paraId="141D55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patientens fortælling.</w:t>
      </w:r>
    </w:p>
    <w:p w14:paraId="446154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Fra en klinisk overvejelse.</w:t>
      </w:r>
    </w:p>
    <w:p w14:paraId="64E1C9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et vigtigt fund.</w:t>
      </w:r>
    </w:p>
    <w:p w14:paraId="44F7DF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Fra formuleringen af en plan.</w:t>
      </w:r>
    </w:p>
    <w:p w14:paraId="743DEB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omkostning ved en afbrydelse er derfor ikke blot de sekunder, den tager.</w:t>
      </w:r>
    </w:p>
    <w:p w14:paraId="067420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det, lægen i de sekunder ikke længere er opmærksom på.</w:t>
      </w:r>
    </w:p>
    <w:p w14:paraId="301456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intervention har en alternativomkostning.</w:t>
      </w:r>
    </w:p>
    <w:p w14:paraId="174ACF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tilbageholdenhed til et spørgsmål om klinisk kvalitet — ikke blot god brugeroplevelse.</w:t>
      </w:r>
    </w:p>
    <w:p w14:paraId="5CE6A7F0"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Mere støtte kan skabe mindre sikkerhed</w:t>
      </w:r>
    </w:p>
    <w:p w14:paraId="17C593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virker intuitivt, at flere advarsler må føre til større sikkerhed.</w:t>
      </w:r>
    </w:p>
    <w:p w14:paraId="11C041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sådan fungerer opmærksomhed ikke.</w:t>
      </w:r>
    </w:p>
    <w:p w14:paraId="1797CE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systemet gentagne gange fremhæver forhold, der ikke ændrer beslutningen, sker der en gradvis tilvænning.</w:t>
      </w:r>
    </w:p>
    <w:p w14:paraId="35E61F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Advarsler bliver lukket uden reel vurdering.</w:t>
      </w:r>
    </w:p>
    <w:p w14:paraId="585F3A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Forslag bliver baggrundsstøj.</w:t>
      </w:r>
    </w:p>
    <w:p w14:paraId="584181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Systemets tilstedeværelse mister betydning.</w:t>
      </w:r>
    </w:p>
    <w:p w14:paraId="642205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 sidst risikerer også den vigtige intervention at blive overset.</w:t>
      </w:r>
    </w:p>
    <w:p w14:paraId="0842F6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Støj er derfor ikke blot irriterende.</w:t>
      </w:r>
    </w:p>
    <w:p w14:paraId="0BFE54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Støj nedbryder systemets fremtidige evne til at beskytte patienten.</w:t>
      </w:r>
    </w:p>
    <w:p w14:paraId="19E7ACA7"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Det vigtigste mål er ikke sensitivitet alene</w:t>
      </w:r>
    </w:p>
    <w:p w14:paraId="67D735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aldrig vil overse noget, vil næsten uundgåeligt sige for meget.</w:t>
      </w:r>
    </w:p>
    <w:p w14:paraId="4630DC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være meget sensitivt.</w:t>
      </w:r>
    </w:p>
    <w:p w14:paraId="5B757B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samtidig næsten ubrugeligt.</w:t>
      </w:r>
    </w:p>
    <w:p w14:paraId="451700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støtte kræver derfor en balance mellem to fejl:</w:t>
      </w:r>
    </w:p>
    <w:p w14:paraId="1E8A82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forblive tavs, når en intervention kunne have forbedret beslutningen.</w:t>
      </w:r>
    </w:p>
    <w:p w14:paraId="42B66C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at intervenere, når lægen ikke havde brug for det.</w:t>
      </w:r>
    </w:p>
    <w:p w14:paraId="6B7D20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første fejl er synlig.</w:t>
      </w:r>
    </w:p>
    <w:p w14:paraId="3A5F4E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anden er mere skjult.</w:t>
      </w:r>
    </w:p>
    <w:p w14:paraId="7565C1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når den gentages gennem hundreder af konsultationer, kan den være mindst lige så skadelig.</w:t>
      </w:r>
    </w:p>
    <w:p w14:paraId="5BB105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skal derfor ikke optimeres for flest mulige korrekte advarsler.</w:t>
      </w:r>
    </w:p>
    <w:p w14:paraId="312499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skal optimeres for størst mulig </w:t>
      </w:r>
      <w:r>
        <w:rPr>
          <w:rFonts w:ascii="AppleSystemUIFontBold" w:hAnsi="AppleSystemUIFontBold" w:cs="AppleSystemUIFontBold"/>
          <w:b/>
          <w:bCs/>
          <w:kern w:val="0"/>
          <w:sz w:val="26"/>
          <w:szCs w:val="26"/>
          <w:lang w:val="da-DK"/>
        </w:rPr>
        <w:t>netto klinisk værdi</w:t>
      </w:r>
      <w:r>
        <w:rPr>
          <w:rFonts w:ascii="AppleSystemUIFont" w:hAnsi="AppleSystemUIFont" w:cs="AppleSystemUIFont"/>
          <w:kern w:val="0"/>
          <w:sz w:val="26"/>
          <w:szCs w:val="26"/>
          <w:lang w:val="da-DK"/>
        </w:rPr>
        <w:t>.</w:t>
      </w:r>
    </w:p>
    <w:p w14:paraId="0A692E4C"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Stilhed er ikke fravær af intelligens</w:t>
      </w:r>
    </w:p>
    <w:p w14:paraId="0021E0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systemet ikke viser noget, kan det skyldes to vidt forskellige forhold.</w:t>
      </w:r>
    </w:p>
    <w:p w14:paraId="2EA855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skyldes, at systemet ikke har forstået situationen.</w:t>
      </w:r>
    </w:p>
    <w:p w14:paraId="0AE21F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Eller det kan skyldes, at systemet har vurderet, at ingen intervention vil forbedre den.</w:t>
      </w:r>
    </w:p>
    <w:p w14:paraId="1FCDFF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Udefra ser de to situationer ens ud.</w:t>
      </w:r>
    </w:p>
    <w:p w14:paraId="3CD0B4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kognitivt er de modsætninger.</w:t>
      </w:r>
    </w:p>
    <w:p w14:paraId="2DAF90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ene er passivitet.</w:t>
      </w:r>
    </w:p>
    <w:p w14:paraId="4340FE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anden er tilbageholdenhed.</w:t>
      </w:r>
    </w:p>
    <w:p w14:paraId="2F5DEA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Moden intelligens består ikke kun i at kunne producere et relevant bidrag.</w:t>
      </w:r>
    </w:p>
    <w:p w14:paraId="40F22F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består også i at kunne fravælge det.</w:t>
      </w:r>
    </w:p>
    <w:p w14:paraId="258A56AD"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Ikke alt korrekt behøver at blive sagt</w:t>
      </w:r>
    </w:p>
    <w:p w14:paraId="472BF5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erfaren kollega kommenterer ikke enhver mulig differentialdiagnose.</w:t>
      </w:r>
    </w:p>
    <w:p w14:paraId="7C6C80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Påpeger ikke alle mindre afvigelser.</w:t>
      </w:r>
    </w:p>
    <w:p w14:paraId="6980F5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Gentager ikke det, lægen allerede tydeligt har overvejet.</w:t>
      </w:r>
    </w:p>
    <w:p w14:paraId="135A49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Kollegaens værdi ligger netop i selektionen.</w:t>
      </w:r>
    </w:p>
    <w:p w14:paraId="09BC84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vedkommende endelig siger:</w:t>
      </w:r>
    </w:p>
    <w:p w14:paraId="202A1F1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“Der er én ting, jeg synes, du bør overveje.”</w:t>
      </w:r>
    </w:p>
    <w:p w14:paraId="0AF82D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ændrer rummet sig.</w:t>
      </w:r>
    </w:p>
    <w:p w14:paraId="6E0291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lytter.</w:t>
      </w:r>
    </w:p>
    <w:p w14:paraId="73838F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kollegaen altid har ret.</w:t>
      </w:r>
    </w:p>
    <w:p w14:paraId="192B54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ordene er blevet beskyttet mod støj.</w:t>
      </w:r>
    </w:p>
    <w:p w14:paraId="2E6254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opbygge den samme form for troværdighed.</w:t>
      </w:r>
    </w:p>
    <w:p w14:paraId="60321501"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Tilbageholdenhed kræver en model af lægen</w:t>
      </w:r>
    </w:p>
    <w:p w14:paraId="7C5CA8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kan ikke afgøre, om hjælp er nødvendig, alene ved at se på patientdata.</w:t>
      </w:r>
    </w:p>
    <w:p w14:paraId="09C92C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må også have en model af, hvad lægen allerede har:</w:t>
      </w:r>
    </w:p>
    <w:p w14:paraId="05B31D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set,</w:t>
      </w:r>
    </w:p>
    <w:p w14:paraId="438026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overvejet,</w:t>
      </w:r>
    </w:p>
    <w:p w14:paraId="264CE7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afvist,</w:t>
      </w:r>
    </w:p>
    <w:p w14:paraId="6F489D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planlagt,</w:t>
      </w:r>
    </w:p>
    <w:p w14:paraId="4FD72D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endnu ikke taget stilling til.</w:t>
      </w:r>
    </w:p>
    <w:p w14:paraId="0CFD48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Ellers risikerer systemet blot at gentage lægens egen tænkning.</w:t>
      </w:r>
    </w:p>
    <w:p w14:paraId="6BDC1B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være korrekt.</w:t>
      </w:r>
    </w:p>
    <w:p w14:paraId="761146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ikke nødvendigvis nyttigt.</w:t>
      </w:r>
    </w:p>
    <w:p w14:paraId="0FD7CA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Relevant støtte afhænger derfor ikke kun af patientens situation.</w:t>
      </w:r>
    </w:p>
    <w:p w14:paraId="648EB75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afhænger også af forskellen mellem det, situationen kræver, og det, lægen allerede har håndteret.</w:t>
      </w:r>
    </w:p>
    <w:p w14:paraId="521C2E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 dette mellemrum, Cortex skal arbejde.</w:t>
      </w:r>
    </w:p>
    <w:p w14:paraId="5293BA77"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Interventionens tærskel skal afhænge af konsekvensen</w:t>
      </w:r>
    </w:p>
    <w:p w14:paraId="086551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Tilbageholdenhed betyder ikke, at systemet altid skal være stille.</w:t>
      </w:r>
    </w:p>
    <w:p w14:paraId="320204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situationer tåler en høj tærskel for intervention.</w:t>
      </w:r>
    </w:p>
    <w:p w14:paraId="1269958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Andre gør ikke.</w:t>
      </w:r>
    </w:p>
    <w:p w14:paraId="7799BE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mindre afvigelse uden sandsynlig betydning bør sjældent afbryde konsultationen.</w:t>
      </w:r>
    </w:p>
    <w:p w14:paraId="60291F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muligt overset faresignal kan retfærdiggøre en tydelig intervention.</w:t>
      </w:r>
    </w:p>
    <w:p w14:paraId="2498F5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Jo større den potentielle skade ved tavshed er, desto lavere bør tærsklen for at sige noget være.</w:t>
      </w:r>
    </w:p>
    <w:p w14:paraId="1B1A057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Tilbageholdenhed er derfor ikke passivitet.</w:t>
      </w:r>
    </w:p>
    <w:p w14:paraId="5050CA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proportionalitet.</w:t>
      </w:r>
    </w:p>
    <w:p w14:paraId="467743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Systemets intensitet skal svare til betydningen af det, der står på spil.</w:t>
      </w:r>
    </w:p>
    <w:p w14:paraId="00F33581"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Formen er en del af interventionen</w:t>
      </w:r>
    </w:p>
    <w:p w14:paraId="0D5858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Spørgsmålet er ikke kun, om Cortex skal intervenere.</w:t>
      </w:r>
    </w:p>
    <w:p w14:paraId="113B86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også hvordan.</w:t>
      </w:r>
    </w:p>
    <w:p w14:paraId="33AA4F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 støtte behøver at være en advarsel.</w:t>
      </w:r>
    </w:p>
    <w:p w14:paraId="27A6E6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kan vises diskret.</w:t>
      </w:r>
    </w:p>
    <w:p w14:paraId="48E9410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kan vente til beslutningsfasen.</w:t>
      </w:r>
    </w:p>
    <w:p w14:paraId="376F952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kan samles i en kort opsummering.</w:t>
      </w:r>
    </w:p>
    <w:p w14:paraId="4EB9A3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Noget kræver en tydelig afbrydelse.</w:t>
      </w:r>
    </w:p>
    <w:p w14:paraId="42C257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derfor arbejde med grader af opmærksomhed.</w:t>
      </w:r>
    </w:p>
    <w:p w14:paraId="349F74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kun med valget mellem tavshed og alarm.</w:t>
      </w:r>
    </w:p>
    <w:p w14:paraId="644F4A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mindst forstyrrende form, der stadig beskytter den kliniske værdi, bør foretrækkes.</w:t>
      </w:r>
    </w:p>
    <w:p w14:paraId="5674132C"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Cortex skal beskytte sin egen troværdighed</w:t>
      </w:r>
    </w:p>
    <w:p w14:paraId="3E1061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gang systemet intervenerer uden at tilføre værdi, bruger det en lille del af lægens tillid.</w:t>
      </w:r>
    </w:p>
    <w:p w14:paraId="1579D9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Hver gang det fremhæver noget afgørende på det rette tidspunkt, opbygger det den igen.</w:t>
      </w:r>
    </w:p>
    <w:p w14:paraId="7E930C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er derfor ikke blot et spørgsmål om præcision.</w:t>
      </w:r>
    </w:p>
    <w:p w14:paraId="6A6127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også et resultat af systemets disciplin.</w:t>
      </w:r>
    </w:p>
    <w:p w14:paraId="2C2B4E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siger for meget, lærer lægen at ignorere det.</w:t>
      </w:r>
    </w:p>
    <w:p w14:paraId="147975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taler selektivt, lærer lægen at lytte.</w:t>
      </w:r>
    </w:p>
    <w:p w14:paraId="344AEECC"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rigtige ambition er ikke fravær</w:t>
      </w:r>
    </w:p>
    <w:p w14:paraId="39B7C9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gøre sig selv overflødigt.</w:t>
      </w:r>
    </w:p>
    <w:p w14:paraId="5AC0A2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gøre den aktive betjening af systemet så unødvendig som muligt.</w:t>
      </w:r>
    </w:p>
    <w:p w14:paraId="2B3457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skal ikke konstant spørge:</w:t>
      </w:r>
    </w:p>
    <w:p w14:paraId="11FDFBA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“Har Cortex noget at sige?”</w:t>
      </w:r>
    </w:p>
    <w:p w14:paraId="57ABF7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selv bære ansvaret for at afgøre, om et bidrag er nødvendigt.</w:t>
      </w:r>
    </w:p>
    <w:p w14:paraId="7B43E9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støtte ikke er nødvendig, bør Cortex træde i baggrunden.</w:t>
      </w:r>
    </w:p>
    <w:p w14:paraId="775956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er nødvendig, bør systemet være tydeligt.</w:t>
      </w:r>
    </w:p>
    <w:p w14:paraId="3968D85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fravær.</w:t>
      </w:r>
    </w:p>
    <w:p w14:paraId="063FEF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præcision.</w:t>
      </w:r>
    </w:p>
    <w:p w14:paraId="4666B49C" w14:textId="77777777" w:rsidR="00DA019D" w:rsidRDefault="00DA019D" w:rsidP="00DA019D">
      <w:pPr>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En ny definition af kognitiv intervention</w:t>
      </w:r>
    </w:p>
    <w:p w14:paraId="6D2B91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intervention er berettiget, når fire forhold er til stede:</w:t>
      </w:r>
    </w:p>
    <w:p w14:paraId="3B7010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vedrører noget klinisk betydningsfuldt.</w:t>
      </w:r>
    </w:p>
    <w:p w14:paraId="552882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tilfører noget, lægen sandsynligvis ikke allerede har håndteret.</w:t>
      </w:r>
    </w:p>
    <w:p w14:paraId="0E1618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kommer på et tidspunkt, hvor den kan ændre forståelsen eller beslutningen.</w:t>
      </w:r>
    </w:p>
    <w:p w14:paraId="00A8EE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dens forventede værdi overstiger dens kognitive omkostning.</w:t>
      </w:r>
    </w:p>
    <w:p w14:paraId="6BC7F6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Først når disse forhold er opfyldt, bliver hjælp til reel støtte.</w:t>
      </w:r>
    </w:p>
    <w:p w14:paraId="637E5A22"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Den egentlige ambition</w:t>
      </w:r>
    </w:p>
    <w:p w14:paraId="0154A7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et system, der konstant demonstrerer sin viden.</w:t>
      </w:r>
    </w:p>
    <w:p w14:paraId="2798F8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et system, der behandler lægens opmærksomhed som en begrænset klinisk ressource.</w:t>
      </w:r>
    </w:p>
    <w:p w14:paraId="32845C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kan skelne mellem:</w:t>
      </w:r>
    </w:p>
    <w:p w14:paraId="1AD1AB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korrekte og det nødvendige,</w:t>
      </w:r>
    </w:p>
    <w:p w14:paraId="78B745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relevante og det handlingsændrende,</w:t>
      </w:r>
    </w:p>
    <w:p w14:paraId="2A005F0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mulige og det værdifulde.</w:t>
      </w:r>
    </w:p>
    <w:p w14:paraId="6B4A7E0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ikke mindre intelligens.</w:t>
      </w:r>
    </w:p>
    <w:p w14:paraId="23D302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mere.</w:t>
      </w:r>
    </w:p>
    <w:p w14:paraId="1302527B"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Kerneprincip</w:t>
      </w:r>
    </w:p>
    <w:p w14:paraId="5B22F7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bør kun intervenere, når den forventede kliniske værdi overstiger den kognitive omkostning.</w:t>
      </w:r>
    </w:p>
    <w:p w14:paraId="26001D73"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Kerneindsigter</w:t>
      </w:r>
    </w:p>
    <w:p w14:paraId="6D767F38"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intervention bruger en del af lægens begrænsede opmærksomhed.</w:t>
      </w:r>
    </w:p>
    <w:p w14:paraId="75FB7B41"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Korrekt information er ikke nødvendigvis værdifuld information.</w:t>
      </w:r>
    </w:p>
    <w:p w14:paraId="4BB46CD1"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intervention skal vurderes på, om den kan forbedre forståelsen, beslutningen eller patientsikkerheden.</w:t>
      </w:r>
    </w:p>
    <w:p w14:paraId="63BF5FAC"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Gentagen irrelevant støtte nedbryder både opmærksomhed og tillid.</w:t>
      </w:r>
    </w:p>
    <w:p w14:paraId="3FC629D8"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Stilhed kan være en aktiv og intelligent beslutning.</w:t>
      </w:r>
    </w:p>
    <w:p w14:paraId="30400D93" w14:textId="77777777" w:rsidR="00DA019D" w:rsidRDefault="00DA019D">
      <w:pPr>
        <w:pStyle w:val="CortexBullet"/>
        <w:keepNext/>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Tilbageholdenhed betyder ikke passivitet, men proportionalitet.</w:t>
      </w:r>
    </w:p>
    <w:p w14:paraId="24558C88" w14:textId="77777777" w:rsidR="00DA019D" w:rsidRDefault="00DA019D">
      <w:pPr>
        <w:pStyle w:val="CortexBullet"/>
        <w:keepNext w:val="0"/>
        <w:keepLines/>
        <w:numPr>
          <w:ilvl w:val="0"/>
          <w:numId w:val="70"/>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Støttens form og intensitet skal afspejle den kliniske betydning.</w:t>
      </w:r>
    </w:p>
    <w:p w14:paraId="05D6BB91" w14:textId="77777777" w:rsidR="00DA019D" w:rsidRDefault="00DA019D" w:rsidP="00DA019D">
      <w:pPr>
        <w:pStyle w:val="Overskrift2"/>
        <w:autoSpaceDE w:val="0"/>
        <w:autoSpaceDN w:val="0"/>
        <w:adjustRightInd w:val="0"/>
        <w:spacing w:after="40"/>
        <w:rPr>
          <w:rFonts w:ascii="AppleSystemUIFontBold" w:hAnsi="AppleSystemUIFontBold" w:cs="AppleSystemUIFontBold"/>
          <w:b/>
          <w:bCs/>
          <w:kern w:val="0"/>
          <w:sz w:val="32"/>
          <w:szCs w:val="32"/>
          <w:lang w:val="da-DK"/>
        </w:rPr>
      </w:pPr>
      <w:r>
        <w:rPr>
          <w:rFonts w:ascii="AppleSystemUIFontBold" w:hAnsi="AppleSystemUIFontBold" w:cs="AppleSystemUIFontBold"/>
          <w:b/>
          <w:bCs/>
          <w:kern w:val="0"/>
          <w:sz w:val="32"/>
          <w:szCs w:val="32"/>
          <w:lang w:val="da-DK"/>
        </w:rPr>
        <w:t>Designkonsekvenser</w:t>
      </w:r>
    </w:p>
    <w:p w14:paraId="19E659B5"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interventioner skal have en eksplicit klinisk begrundelse og en defineret forventet nytte.</w:t>
      </w:r>
    </w:p>
    <w:p w14:paraId="350C444B"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forsøge at afgøre, hvad lægen allerede har set eller overvejet, før systemet viser et forslag.</w:t>
      </w:r>
    </w:p>
    <w:p w14:paraId="32A4B0AD"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skelne mellem information, der er korrekt, relevant og reelt handlingsændrende.</w:t>
      </w:r>
    </w:p>
    <w:p w14:paraId="731A9A40"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Alvorlige og tidskritiske forhold skal kunne overskride den normale tærskel for tilbageholdenhed.</w:t>
      </w:r>
    </w:p>
    <w:p w14:paraId="5E9C70B0"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Støtte skal kunne præsenteres i forskellige intensitetsniveauer: diskret, synlig eller afbrydende.</w:t>
      </w:r>
    </w:p>
    <w:p w14:paraId="329BF385"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Antallet af interventioner bør ikke være et succeskriterium. Deres kliniske værdi bør være det.</w:t>
      </w:r>
    </w:p>
    <w:p w14:paraId="23D9F828" w14:textId="77777777" w:rsidR="00DA019D" w:rsidRDefault="00DA019D">
      <w:pPr>
        <w:pStyle w:val="CortexBullet"/>
        <w:keepNext/>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skal måles på både oversete relevante interventioner og unødvendige afbrydelser.</w:t>
      </w:r>
    </w:p>
    <w:p w14:paraId="7C11CAE7" w14:textId="77777777" w:rsidR="00DA019D" w:rsidRDefault="00DA019D">
      <w:pPr>
        <w:pStyle w:val="CortexBullet"/>
        <w:keepNext w:val="0"/>
        <w:keepLines/>
        <w:numPr>
          <w:ilvl w:val="0"/>
          <w:numId w:val="71"/>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opmærksomhed skal behandles som en patientsikkerhedsressource.</w:t>
      </w:r>
    </w:p>
    <w:p w14:paraId="53EB20C2"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20 – At forstå er ikke det samme som at huske</w:t>
      </w:r>
    </w:p>
    <w:p w14:paraId="0DB4644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bevarer patientens historie. Den kognitive opgave er at skabe forståelse af den."</w:t>
      </w:r>
    </w:p>
    <w:p w14:paraId="14BC25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 forveksler ofte hukommelse med intelligens</w:t>
      </w:r>
    </w:p>
    <w:p w14:paraId="5B9387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vi taler om intelligente systemer, opstår næsten altid det samme spørgsmål.</w:t>
      </w:r>
    </w:p>
    <w:p w14:paraId="3F22D15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 gemmer systemet informationen?”</w:t>
      </w:r>
    </w:p>
    <w:p w14:paraId="0701B0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Spørgsmålet virker naturligt.</w:t>
      </w:r>
    </w:p>
    <w:p w14:paraId="23350C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bygger på en antagelse.</w:t>
      </w:r>
    </w:p>
    <w:p w14:paraId="04F4DF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intelligens nødvendigvis kræver sin egen hukommelse.</w:t>
      </w:r>
    </w:p>
    <w:p w14:paraId="770B9E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den ikke.</w:t>
      </w:r>
    </w:p>
    <w:p w14:paraId="526080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forstå en situation og at huske en situation er to forskellige funktioner.</w:t>
      </w:r>
    </w:p>
    <w:p w14:paraId="2A58C5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ene handler om den aktuelle erkendelse.</w:t>
      </w:r>
    </w:p>
    <w:p w14:paraId="723B73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anden handler om at bevare fortiden.</w:t>
      </w:r>
    </w:p>
    <w:p w14:paraId="7C7B2A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bør ikke forveksles.</w:t>
      </w:r>
    </w:p>
    <w:p w14:paraId="581E358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kliniske hukommelse findes allerede</w:t>
      </w:r>
    </w:p>
    <w:p w14:paraId="6D55E7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Almen praksis har allerede en autoritativ hukommelse.</w:t>
      </w:r>
    </w:p>
    <w:p w14:paraId="7D39DB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Patientjournalen.</w:t>
      </w:r>
    </w:p>
    <w:p w14:paraId="41D693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dokumenterer sygdomsforløb, medicin, prøvesvar, henvisninger og tidligere beslutninger.</w:t>
      </w:r>
    </w:p>
    <w:p w14:paraId="544942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uundværlig funktion.</w:t>
      </w:r>
    </w:p>
    <w:p w14:paraId="17F723B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Men det er ikke den samme funktion som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7CB78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beskriver, hvad der er sket.</w:t>
      </w:r>
    </w:p>
    <w:p w14:paraId="7EAAEB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tænker ikke.</w:t>
      </w:r>
    </w:p>
    <w:p w14:paraId="399D35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er ikke en ny journal</w:t>
      </w:r>
    </w:p>
    <w:p w14:paraId="010AC1E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være fristende at lade et kognitivt system opbygge sin egen kopi af patientens historie.</w:t>
      </w:r>
    </w:p>
    <w:p w14:paraId="3E3059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ville skabe to autoritative beskrivelser af den samme patient.</w:t>
      </w:r>
    </w:p>
    <w:p w14:paraId="4D2E1E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ville gøre systemet mere komplekst.</w:t>
      </w:r>
    </w:p>
    <w:p w14:paraId="6C3E04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sårbart.</w:t>
      </w:r>
    </w:p>
    <w:p w14:paraId="2A826A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sværere at stole på.</w:t>
      </w:r>
    </w:p>
    <w:p w14:paraId="082809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bør derfor ikke konkurrere med journalen.</w:t>
      </w:r>
    </w:p>
    <w:p w14:paraId="392BDF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arbejde oven på den.</w:t>
      </w:r>
    </w:p>
    <w:p w14:paraId="74691F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forbliver den autoritative kilde.</w:t>
      </w:r>
    </w:p>
    <w:p w14:paraId="1ED3CC6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den kognitive motor.</w:t>
      </w:r>
    </w:p>
    <w:p w14:paraId="35DEB93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aktuelle konsultation er nok</w:t>
      </w:r>
    </w:p>
    <w:p w14:paraId="4D0B7E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Under konsultationen opstår der hele tiden en midlertidig forståelse.</w:t>
      </w:r>
    </w:p>
    <w:p w14:paraId="403F21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 bliver dannet.</w:t>
      </w:r>
    </w:p>
    <w:p w14:paraId="65BF0D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bliver reduceret.</w:t>
      </w:r>
    </w:p>
    <w:p w14:paraId="466C9B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Forklaringer bliver forkastet.</w:t>
      </w:r>
    </w:p>
    <w:p w14:paraId="657BCA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Nye oplysninger ændrer retningen.</w:t>
      </w:r>
    </w:p>
    <w:p w14:paraId="48EF41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denne proces, Cortex skal understøtte.</w:t>
      </w:r>
    </w:p>
    <w:p w14:paraId="1B851F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opbygge en permanent patienthistorie.</w:t>
      </w:r>
    </w:p>
    <w:p w14:paraId="1F0FE8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vedligeholde en dynamisk model af den aktuelle kliniske situation.</w:t>
      </w:r>
    </w:p>
    <w:p w14:paraId="5BDB4F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konsultationen afsluttes, ophører modellen.</w:t>
      </w:r>
    </w:p>
    <w:p w14:paraId="021E52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består.</w:t>
      </w:r>
    </w:p>
    <w:p w14:paraId="435073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Midlertidighed er ikke en svaghed</w:t>
      </w:r>
    </w:p>
    <w:p w14:paraId="5B45F4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forbinder ofte varighed med værdi.</w:t>
      </w:r>
    </w:p>
    <w:p w14:paraId="43CA29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mange af hjernens egne processer er midlertidige.</w:t>
      </w:r>
    </w:p>
    <w:p w14:paraId="531A8EF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Arbejdshukommelsen eksisterer kun, så længe opgaven kræver det.</w:t>
      </w:r>
    </w:p>
    <w:p w14:paraId="34D39F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opgaven er afsluttet, frigøres kapaciteten.</w:t>
      </w:r>
    </w:p>
    <w:p w14:paraId="687079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kan fungere efter det samme princip.</w:t>
      </w:r>
    </w:p>
    <w:p w14:paraId="68658FC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behøver ikke at huske alt.</w:t>
      </w:r>
    </w:p>
    <w:p w14:paraId="7FA7B4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hjælpe lægen med at tænke klart, mens beslutningen bliver til.</w:t>
      </w:r>
    </w:p>
    <w:p w14:paraId="6B73622C"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Forståelse kan lånes</w:t>
      </w:r>
    </w:p>
    <w:p w14:paraId="03471D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Cortex læser journalen, overtager systemet ikke ansvaret for patientens historie.</w:t>
      </w:r>
    </w:p>
    <w:p w14:paraId="1EC9EC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låner den.</w:t>
      </w:r>
    </w:p>
    <w:p w14:paraId="337EF2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en stund.</w:t>
      </w:r>
    </w:p>
    <w:p w14:paraId="1E8080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at skabe en model af den aktuelle situation.</w:t>
      </w:r>
    </w:p>
    <w:p w14:paraId="380D22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konsultationen er afsluttet, afleveres ansvaret tilbage til journalen.</w:t>
      </w:r>
    </w:p>
    <w:p w14:paraId="7D4BEC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vigtig arkitektonisk skelnen.</w:t>
      </w:r>
    </w:p>
    <w:p w14:paraId="13AA7C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ejer patientens historie.</w:t>
      </w:r>
    </w:p>
    <w:p w14:paraId="2DFDCD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ejer kun den aktuelle analyse.</w:t>
      </w:r>
    </w:p>
    <w:p w14:paraId="1F3E7C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Arkitektur er også etik</w:t>
      </w:r>
    </w:p>
    <w:p w14:paraId="7DD382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Denne opdeling handler ikke kun om software.</w:t>
      </w:r>
    </w:p>
    <w:p w14:paraId="6CDD2B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også om ansvar.</w:t>
      </w:r>
    </w:p>
    <w:p w14:paraId="454CE64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er den juridiske dokumentation.</w:t>
      </w:r>
    </w:p>
    <w:p w14:paraId="40127F5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skal være stabil.</w:t>
      </w:r>
    </w:p>
    <w:p w14:paraId="69EEB0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Sporbar.</w:t>
      </w:r>
    </w:p>
    <w:p w14:paraId="564AF02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Autoritativ.</w:t>
      </w:r>
    </w:p>
    <w:p w14:paraId="7AD1CD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har en anden rolle.</w:t>
      </w:r>
    </w:p>
    <w:p w14:paraId="0F0FEF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kunne ændre hypoteser.</w:t>
      </w:r>
    </w:p>
    <w:p w14:paraId="3805F4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Revurdere sandsynligheder.</w:t>
      </w:r>
    </w:p>
    <w:p w14:paraId="749CCCE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Forkaste tidligere forklaringer.</w:t>
      </w:r>
    </w:p>
    <w:p w14:paraId="715EC7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Hvis de to funktioner blandes sammen, bliver både dokumentation og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dårligere.</w:t>
      </w:r>
    </w:p>
    <w:p w14:paraId="02F809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derfor en styrke, at de holdes adskilt.</w:t>
      </w:r>
    </w:p>
    <w:p w14:paraId="3785A31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En fremtid med flere muligheder</w:t>
      </w:r>
    </w:p>
    <w:p w14:paraId="2F6DFB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muligt, at fremtidens kliniske platforme vil samle dokumentation og kognitiv støtte i ét system.</w:t>
      </w:r>
    </w:p>
    <w:p w14:paraId="1B5494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 sker, ændrer arkitekturen sig.</w:t>
      </w:r>
    </w:p>
    <w:p w14:paraId="3EF6A7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principperne gør ikke.</w:t>
      </w:r>
    </w:p>
    <w:p w14:paraId="5E31C2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vil stadig være forskel på den del af systemet, som dokumenterer patientens historie, og den del, som understøtter lægens tænkning.</w:t>
      </w:r>
    </w:p>
    <w:p w14:paraId="52E96B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Hukommelse og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er forskellige funktioner.</w:t>
      </w:r>
    </w:p>
    <w:p w14:paraId="61D0EC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Også når de bor i samme platform.</w:t>
      </w:r>
    </w:p>
    <w:p w14:paraId="1E68E6B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50544B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overtage journalens rolle.</w:t>
      </w:r>
    </w:p>
    <w:p w14:paraId="419923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gøre journalens viden mere anvendelig.</w:t>
      </w:r>
    </w:p>
    <w:p w14:paraId="300F9D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gemme mere.</w:t>
      </w:r>
    </w:p>
    <w:p w14:paraId="576A28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hjælpe lægen med at forstå mere.</w:t>
      </w:r>
    </w:p>
    <w:p w14:paraId="6743C7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mindre ambition.</w:t>
      </w:r>
    </w:p>
    <w:p w14:paraId="1F255E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måske også en vigtigere.</w:t>
      </w:r>
    </w:p>
    <w:p w14:paraId="37A41184"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49A0FD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Journalen bevarer patientens historie.</w:t>
      </w:r>
    </w:p>
    <w:p w14:paraId="1722BB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Cortex understøtter lægens forståelse af den.</w:t>
      </w:r>
    </w:p>
    <w:p w14:paraId="4D9B9420"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489E72D0" w14:textId="77777777" w:rsidR="00DA019D" w:rsidRDefault="00DA019D">
      <w:pPr>
        <w:pStyle w:val="CortexBullet"/>
        <w:keepNext/>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Hukommelse og forståelse er forskellige kognitive funktioner.</w:t>
      </w:r>
    </w:p>
    <w:p w14:paraId="01A7751A" w14:textId="77777777" w:rsidR="00DA019D" w:rsidRDefault="00DA019D">
      <w:pPr>
        <w:pStyle w:val="CortexBullet"/>
        <w:keepNext/>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journal dokumenterer; den ræsonnerer ikke.</w:t>
      </w:r>
    </w:p>
    <w:p w14:paraId="10440A44" w14:textId="77777777" w:rsidR="00DA019D" w:rsidRDefault="00DA019D">
      <w:pPr>
        <w:pStyle w:val="CortexBullet"/>
        <w:keepNext/>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bør være et kognitivt lag oven på journalen, ikke en kopi af den.</w:t>
      </w:r>
    </w:p>
    <w:p w14:paraId="1D4A7F70" w14:textId="77777777" w:rsidR="00DA019D" w:rsidRDefault="00DA019D">
      <w:pPr>
        <w:pStyle w:val="CortexBullet"/>
        <w:keepNext/>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vigtigste model er den, der eksisterer under den aktuelle konsultation.</w:t>
      </w:r>
    </w:p>
    <w:p w14:paraId="4E07BB86" w14:textId="77777777" w:rsidR="00DA019D" w:rsidRDefault="00DA019D">
      <w:pPr>
        <w:pStyle w:val="CortexBullet"/>
        <w:keepNext/>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Midlertidige modeller kan skabe stor værdi uden at blive permanente.</w:t>
      </w:r>
    </w:p>
    <w:p w14:paraId="19B1DEFC" w14:textId="77777777" w:rsidR="00DA019D" w:rsidRDefault="00DA019D">
      <w:pPr>
        <w:pStyle w:val="CortexBullet"/>
        <w:keepNext w:val="0"/>
        <w:keepLines/>
        <w:numPr>
          <w:ilvl w:val="0"/>
          <w:numId w:val="72"/>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Adskillelsen mellem journal og kognitiv motor er både en arkitektonisk og etisk styrke.</w:t>
      </w:r>
    </w:p>
    <w:p w14:paraId="2234397F"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21 – Man kan ikke samarbejde med en sort boks</w:t>
      </w:r>
    </w:p>
    <w:p w14:paraId="1D9F706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“Et kognitivt system må ikke blot have ret. Det skal gøre det muligt at forstå, hvorfor.”</w:t>
      </w:r>
    </w:p>
    <w:p w14:paraId="36BCA4C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Rigtige svar er ikke nok</w:t>
      </w:r>
    </w:p>
    <w:p w14:paraId="5562DA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vi vurderer teknologi, spørger vi ofte:</w:t>
      </w:r>
    </w:p>
    <w:p w14:paraId="4571B2B7"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“Fandt systemet den rigtige diagnose?”</w:t>
      </w:r>
    </w:p>
    <w:p w14:paraId="3543A8B1"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“Var anbefalingen korrekt?”</w:t>
      </w:r>
    </w:p>
    <w:p w14:paraId="698E2F6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vigtige spørgsmål.</w:t>
      </w:r>
    </w:p>
    <w:p w14:paraId="6B7898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er ikke de første.</w:t>
      </w:r>
    </w:p>
    <w:p w14:paraId="05CB89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klinisk arbejde er spørgsmålet ofte et andet:</w:t>
      </w:r>
    </w:p>
    <w:p w14:paraId="3D63432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“Hvorfor mener du det?”</w:t>
      </w:r>
    </w:p>
    <w:p w14:paraId="3F00F2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konklusion uden begrundelse kan være korrekt.</w:t>
      </w:r>
    </w:p>
    <w:p w14:paraId="4F74ED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 xml:space="preserve">Men den kan ikke indgå i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57013D9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Læger arbejder med begrundelser</w:t>
      </w:r>
    </w:p>
    <w:p w14:paraId="0CF445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to læger er uenige, udveksler de sjældent blot konklusioner.</w:t>
      </w:r>
    </w:p>
    <w:p w14:paraId="1211B5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udveksler argumenter.</w:t>
      </w:r>
    </w:p>
    <w:p w14:paraId="17C63F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peger på fund.</w:t>
      </w:r>
    </w:p>
    <w:p w14:paraId="5F5C86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Forklarer deres vægtning.</w:t>
      </w:r>
    </w:p>
    <w:p w14:paraId="6AF533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Diskuterer sandsynligheder.</w:t>
      </w:r>
    </w:p>
    <w:p w14:paraId="2EDCD9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Revurderer hypoteser.</w:t>
      </w:r>
    </w:p>
    <w:p w14:paraId="4CBB13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netop denne proces, der gør samarbejde muligt.</w:t>
      </w:r>
    </w:p>
    <w:p w14:paraId="5C064B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enighed.</w:t>
      </w:r>
    </w:p>
    <w:p w14:paraId="1C9905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gennemsigtighed.</w:t>
      </w:r>
    </w:p>
    <w:p w14:paraId="75539F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En konklusion kan ikke vurderes alene</w:t>
      </w:r>
    </w:p>
    <w:p w14:paraId="6EDE2F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at Cortex foreslår:</w:t>
      </w:r>
    </w:p>
    <w:p w14:paraId="3837B98A"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 xml:space="preserve">“Overvej </w:t>
      </w:r>
      <w:proofErr w:type="spellStart"/>
      <w:r>
        <w:rPr>
          <w:rFonts w:ascii="AppleSystemUIFontItalic" w:hAnsi="AppleSystemUIFontItalic" w:cs="AppleSystemUIFontItalic"/>
          <w:i/>
          <w:iCs/>
          <w:kern w:val="0"/>
          <w:sz w:val="26"/>
          <w:szCs w:val="26"/>
          <w:lang w:val="da-DK"/>
        </w:rPr>
        <w:t>lungeemboli</w:t>
      </w:r>
      <w:proofErr w:type="spellEnd"/>
      <w:r>
        <w:rPr>
          <w:rFonts w:ascii="AppleSystemUIFontItalic" w:hAnsi="AppleSystemUIFontItalic" w:cs="AppleSystemUIFontItalic"/>
          <w:i/>
          <w:iCs/>
          <w:kern w:val="0"/>
          <w:sz w:val="26"/>
          <w:szCs w:val="26"/>
          <w:lang w:val="da-DK"/>
        </w:rPr>
        <w:t>.”</w:t>
      </w:r>
    </w:p>
    <w:p w14:paraId="40493C6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 det en god anbefaling?</w:t>
      </w:r>
    </w:p>
    <w:p w14:paraId="030E60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afhænger af hvorfor.</w:t>
      </w:r>
    </w:p>
    <w:p w14:paraId="5EFA91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Skyldes det patientens symptomer?</w:t>
      </w:r>
    </w:p>
    <w:p w14:paraId="291F87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laboratoriesvar?</w:t>
      </w:r>
    </w:p>
    <w:p w14:paraId="0A470D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Tidligere sygdom?</w:t>
      </w:r>
    </w:p>
    <w:p w14:paraId="3BED0F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En kombination af flere forhold?</w:t>
      </w:r>
    </w:p>
    <w:p w14:paraId="11FC37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Uden denne sammenhæng kan lægen ikke afgøre, om systemet har set noget vigtigt eller blot reageret på et tilfældigt mønster.</w:t>
      </w:r>
    </w:p>
    <w:p w14:paraId="07AE0E1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 xml:space="preserve">Forklaringer er en del af </w:t>
      </w:r>
      <w:proofErr w:type="spellStart"/>
      <w:r>
        <w:rPr>
          <w:rFonts w:ascii="AppleSystemUIFontBold" w:hAnsi="AppleSystemUIFontBold" w:cs="AppleSystemUIFontBold"/>
          <w:b/>
          <w:bCs/>
          <w:kern w:val="0"/>
          <w:sz w:val="26"/>
          <w:szCs w:val="26"/>
          <w:lang w:val="da-DK"/>
        </w:rPr>
        <w:t>ræsonneringen</w:t>
      </w:r>
      <w:proofErr w:type="spellEnd"/>
    </w:p>
    <w:p w14:paraId="61D499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forklaring er ikke blot en begrundelse bagefter.</w:t>
      </w:r>
    </w:p>
    <w:p w14:paraId="323D79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del af selve den kliniske tænkning.</w:t>
      </w:r>
    </w:p>
    <w:p w14:paraId="7F5AC6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kan se, hvilke observationer Cortex har lagt vægt på, bliver det muligt at:</w:t>
      </w:r>
    </w:p>
    <w:p w14:paraId="1185D9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udfordre dem,</w:t>
      </w:r>
    </w:p>
    <w:p w14:paraId="55D25C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supplere dem,</w:t>
      </w:r>
    </w:p>
    <w:p w14:paraId="7B7012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eller afvise dem.</w:t>
      </w:r>
    </w:p>
    <w:p w14:paraId="2D5106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Dermed bliver systemet en deltager i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68AEA0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 autoritet over den.</w:t>
      </w:r>
    </w:p>
    <w:p w14:paraId="453FA3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Forklaringen skal passe til spørgsmålet</w:t>
      </w:r>
    </w:p>
    <w:p w14:paraId="745E04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alle beslutninger kræver samme grad af forklaring.</w:t>
      </w:r>
    </w:p>
    <w:p w14:paraId="276C06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diskret påmindelse kan nøjes med én begrundelse.</w:t>
      </w:r>
    </w:p>
    <w:p w14:paraId="762F1E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alvorlig advarsel kræver en mere udførlig forklaring.</w:t>
      </w:r>
    </w:p>
    <w:p w14:paraId="4F8D48B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Komplekse anbefalinger kræver ofte, at lægen kan udforske argumentationen trin for trin.</w:t>
      </w:r>
    </w:p>
    <w:p w14:paraId="4EF1A50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Forklaringer bør derfor være proportionale.</w:t>
      </w:r>
    </w:p>
    <w:p w14:paraId="695F3C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Ligesom interventioner.</w:t>
      </w:r>
    </w:p>
    <w:p w14:paraId="770622F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Usikkerhed skal kunne forklares</w:t>
      </w:r>
    </w:p>
    <w:p w14:paraId="392FCD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modent kognitivt system skal ikke kun kunne sige:</w:t>
      </w:r>
    </w:p>
    <w:p w14:paraId="6A9F190E"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“Dette tror jeg.”</w:t>
      </w:r>
    </w:p>
    <w:p w14:paraId="7D45859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også kunne sige:</w:t>
      </w:r>
    </w:p>
    <w:p w14:paraId="442455E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“Dette er jeg usikker på.”</w:t>
      </w:r>
    </w:p>
    <w:p w14:paraId="2BB483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endnu vigtigere:</w:t>
      </w:r>
    </w:p>
    <w:p w14:paraId="3390F84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“Her er de oplysninger, som ville kunne ændre min vurdering.”</w:t>
      </w:r>
    </w:p>
    <w:p w14:paraId="715BAA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form for gennemsigtighed gør systemet langt mere nyttigt end en sikker konklusion uden begrundelse.</w:t>
      </w:r>
    </w:p>
    <w:p w14:paraId="3514F77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Forklaringer skaber læring</w:t>
      </w:r>
    </w:p>
    <w:p w14:paraId="664A44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forstår, hvorfor Cortex foreslår noget, sker der mere end blot en bedre beslutning.</w:t>
      </w:r>
    </w:p>
    <w:p w14:paraId="64E6E4C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 opstår læring.</w:t>
      </w:r>
    </w:p>
    <w:p w14:paraId="015FAD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Systemet bliver ikke blot et værktøj.</w:t>
      </w:r>
    </w:p>
    <w:p w14:paraId="5EF032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bliver en anledning til refleksion.</w:t>
      </w:r>
    </w:p>
    <w:p w14:paraId="175278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gælder den anden vej.</w:t>
      </w:r>
    </w:p>
    <w:p w14:paraId="7F8C8D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lægen afviser en anbefaling og begrunder hvorfor, bliver systemets model rigere.</w:t>
      </w:r>
    </w:p>
    <w:p w14:paraId="668655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samarbejde bygger på gensidige forklaringer.</w:t>
      </w:r>
    </w:p>
    <w:p w14:paraId="3757CEC4"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Gennemsigtighed er tillidens grundlag</w:t>
      </w:r>
    </w:p>
    <w:p w14:paraId="359199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Tillid opstår ikke, fordi et system altid har ret.</w:t>
      </w:r>
    </w:p>
    <w:p w14:paraId="235277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Den opstår, fordi brugeren kan følge systemets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4407622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skjuler sine overvejelser, beder om blind tillid.</w:t>
      </w:r>
    </w:p>
    <w:p w14:paraId="185FC64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aldrig kræve blind tillid.</w:t>
      </w:r>
    </w:p>
    <w:p w14:paraId="2A6CC1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gøre kritisk tillid mulig.</w:t>
      </w:r>
    </w:p>
    <w:p w14:paraId="4CBC96E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5E853F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skal ikke levere færdige svar.</w:t>
      </w:r>
    </w:p>
    <w:p w14:paraId="3223C7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gøre klinisk tænkning tydeligere.</w:t>
      </w:r>
    </w:p>
    <w:p w14:paraId="270BEEF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kun sin egen.</w:t>
      </w:r>
    </w:p>
    <w:p w14:paraId="4A1661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også lægens.</w:t>
      </w:r>
    </w:p>
    <w:p w14:paraId="284006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Når begge parter kan forklare deres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bliver samarbejdet stærkere.</w:t>
      </w:r>
    </w:p>
    <w:p w14:paraId="00DB1E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kunstig intelligens.</w:t>
      </w:r>
    </w:p>
    <w:p w14:paraId="7F1007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fælles intelligens.</w:t>
      </w:r>
    </w:p>
    <w:p w14:paraId="2DAA2C9D"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2BB891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skal ikke blot kunne forklare sine konklusioner.</w:t>
      </w:r>
    </w:p>
    <w:p w14:paraId="6AA6A5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 xml:space="preserve">Det skal gøre </w:t>
      </w:r>
      <w:proofErr w:type="spellStart"/>
      <w:r>
        <w:rPr>
          <w:rFonts w:ascii="AppleSystemUIFontBold" w:hAnsi="AppleSystemUIFontBold" w:cs="AppleSystemUIFontBold"/>
          <w:b/>
          <w:bCs/>
          <w:kern w:val="0"/>
          <w:sz w:val="26"/>
          <w:szCs w:val="26"/>
          <w:lang w:val="da-DK"/>
        </w:rPr>
        <w:t>ræsonneringen</w:t>
      </w:r>
      <w:proofErr w:type="spellEnd"/>
      <w:r>
        <w:rPr>
          <w:rFonts w:ascii="AppleSystemUIFontBold" w:hAnsi="AppleSystemUIFontBold" w:cs="AppleSystemUIFontBold"/>
          <w:b/>
          <w:bCs/>
          <w:kern w:val="0"/>
          <w:sz w:val="26"/>
          <w:szCs w:val="26"/>
          <w:lang w:val="da-DK"/>
        </w:rPr>
        <w:t xml:space="preserve"> synlig nok til, at lægen kan tage kvalificeret stilling til den.</w:t>
      </w:r>
    </w:p>
    <w:p w14:paraId="1FE47A7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27F6E8FB" w14:textId="77777777" w:rsidR="00DA019D" w:rsidRDefault="00DA019D">
      <w:pPr>
        <w:pStyle w:val="CortexBullet"/>
        <w:keepNext/>
        <w:keepLines/>
        <w:numPr>
          <w:ilvl w:val="0"/>
          <w:numId w:val="7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korrekt konklusion er utilstrækkelig uden en forståelig begrundelse.</w:t>
      </w:r>
    </w:p>
    <w:p w14:paraId="4654B20F" w14:textId="77777777" w:rsidR="00DA019D" w:rsidRDefault="00DA019D">
      <w:pPr>
        <w:pStyle w:val="CortexBullet"/>
        <w:keepNext/>
        <w:keepLines/>
        <w:numPr>
          <w:ilvl w:val="0"/>
          <w:numId w:val="7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samarbejde bygger på argumenter, ikke autoritet.</w:t>
      </w:r>
    </w:p>
    <w:p w14:paraId="3A3FD13A" w14:textId="77777777" w:rsidR="00DA019D" w:rsidRDefault="00DA019D">
      <w:pPr>
        <w:pStyle w:val="CortexBullet"/>
        <w:keepNext/>
        <w:keepLines/>
        <w:numPr>
          <w:ilvl w:val="0"/>
          <w:numId w:val="7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Forklaringer skal være proportionale med interventionens betydning.</w:t>
      </w:r>
    </w:p>
    <w:p w14:paraId="3D4A6780" w14:textId="77777777" w:rsidR="00DA019D" w:rsidRDefault="00DA019D">
      <w:pPr>
        <w:pStyle w:val="CortexBullet"/>
        <w:keepNext/>
        <w:keepLines/>
        <w:numPr>
          <w:ilvl w:val="0"/>
          <w:numId w:val="7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Gennemsigtighed gør uenighed produktiv og styrker dømmekraften.</w:t>
      </w:r>
    </w:p>
    <w:p w14:paraId="6A7173A3" w14:textId="77777777" w:rsidR="00DA019D" w:rsidRDefault="00DA019D">
      <w:pPr>
        <w:pStyle w:val="CortexBullet"/>
        <w:keepNext w:val="0"/>
        <w:keepLines/>
        <w:numPr>
          <w:ilvl w:val="0"/>
          <w:numId w:val="73"/>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blind tillid, men kritisk tillid.</w:t>
      </w:r>
    </w:p>
    <w:p w14:paraId="56D2AC2C"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22 – Et kognitivt system skal forbedre tænkningen, ikke erstatte den</w:t>
      </w:r>
    </w:p>
    <w:p w14:paraId="5E95303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“Den største værdi af intelligens er ikke at tænke for andre. Den er at gøre andres tænkning bedre.”</w:t>
      </w:r>
    </w:p>
    <w:p w14:paraId="062EC93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 har stillet det forkerte spørgsmål</w:t>
      </w:r>
    </w:p>
    <w:p w14:paraId="50A7D7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mennesker møder et intelligent system, spørger de næsten altid:</w:t>
      </w:r>
    </w:p>
    <w:p w14:paraId="11C0B0F0"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det stille en diagnose?”</w:t>
      </w:r>
    </w:p>
    <w:p w14:paraId="3613CB6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det vælge den rigtige behandling?”</w:t>
      </w:r>
    </w:p>
    <w:p w14:paraId="26813B06"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det træffe beslutningen?”</w:t>
      </w:r>
    </w:p>
    <w:p w14:paraId="1FF7C2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virker som de naturlige spørgsmål.</w:t>
      </w:r>
    </w:p>
    <w:p w14:paraId="6CAA5F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bygger alle på den samme antagelse.</w:t>
      </w:r>
    </w:p>
    <w:p w14:paraId="176286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formålet med intelligens er at overtage opgaven.</w:t>
      </w:r>
    </w:p>
    <w:p w14:paraId="4BF247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måske rigtigt for en lommeregner.</w:t>
      </w:r>
    </w:p>
    <w:p w14:paraId="7440CB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rigtigt for klinisk arbejde.</w:t>
      </w:r>
    </w:p>
    <w:p w14:paraId="01DBBC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opgave er ikke blot at producere en beslutning.</w:t>
      </w:r>
    </w:p>
    <w:p w14:paraId="5D1E13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opgave er at nå frem til den gennem god dømmekraft.</w:t>
      </w:r>
    </w:p>
    <w:p w14:paraId="03380F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et system overtager den proces, bliver beslutningen måske hurtigere.</w:t>
      </w:r>
    </w:p>
    <w:p w14:paraId="455E776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lægen bliver ikke nødvendigvis bedre.</w:t>
      </w:r>
    </w:p>
    <w:p w14:paraId="37E9861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Målet er ikke flere svar</w:t>
      </w:r>
    </w:p>
    <w:p w14:paraId="1F4613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store dele af teknologihistorien har vi forsøgt at bygge systemer, der kan levere flere svar.</w:t>
      </w:r>
    </w:p>
    <w:p w14:paraId="2CEC811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analyser.</w:t>
      </w:r>
    </w:p>
    <w:p w14:paraId="277977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anbefalinger.</w:t>
      </w:r>
    </w:p>
    <w:p w14:paraId="7C5318E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forslag.</w:t>
      </w:r>
    </w:p>
    <w:p w14:paraId="46F611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klinisk arbejde mangler sjældent svar.</w:t>
      </w:r>
    </w:p>
    <w:p w14:paraId="1D0625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mangler ofte klar tænkning.</w:t>
      </w:r>
    </w:p>
    <w:p w14:paraId="549A93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er sjældent flaskehalsen.</w:t>
      </w:r>
    </w:p>
    <w:p w14:paraId="1765C6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Det er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6529BB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bør et kognitivt system ikke måles på antallet af svar, det kan producere.</w:t>
      </w:r>
    </w:p>
    <w:p w14:paraId="63E531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bør måles på, om lægens beslutninger bliver bedre.</w:t>
      </w:r>
    </w:p>
    <w:p w14:paraId="6428E1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God tænkning kan ikke outsources</w:t>
      </w:r>
    </w:p>
    <w:p w14:paraId="27D5E3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diagnose kan overdrages.</w:t>
      </w:r>
    </w:p>
    <w:p w14:paraId="171361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svar kan kopieres.</w:t>
      </w:r>
    </w:p>
    <w:p w14:paraId="2888D0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anbefaling kan accepteres.</w:t>
      </w:r>
    </w:p>
    <w:p w14:paraId="67AF46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dømmekraft kan ikke outsources.</w:t>
      </w:r>
    </w:p>
    <w:p w14:paraId="65A8AE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opstår i mødet mellem viden, erfaring, kontekst og ansvar.</w:t>
      </w:r>
    </w:p>
    <w:p w14:paraId="7DCA48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Netop derfor kan et kognitivt system aldrig overtage lægens vigtigste opgave.</w:t>
      </w:r>
    </w:p>
    <w:p w14:paraId="41CE29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kun forbedre betingelserne for, at den udføres godt.</w:t>
      </w:r>
    </w:p>
    <w:p w14:paraId="609A734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bedste bidrag er ikke altid et svar</w:t>
      </w:r>
    </w:p>
    <w:p w14:paraId="316EBA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hjælper Cortex ved at samle information.</w:t>
      </w:r>
    </w:p>
    <w:p w14:paraId="6002EE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gøre en usikkerhed tydelig.</w:t>
      </w:r>
    </w:p>
    <w:p w14:paraId="1831DA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synliggøre en overset sammenhæng.</w:t>
      </w:r>
    </w:p>
    <w:p w14:paraId="53C949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pege på en alternativ hypotese.</w:t>
      </w:r>
    </w:p>
    <w:p w14:paraId="32B051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nogle gange ved blot at stille ét enkelt spørgsmål, som ændrer hele konsultationens retning.</w:t>
      </w:r>
    </w:p>
    <w:p w14:paraId="7A1384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afgørende er ikke formen.</w:t>
      </w:r>
    </w:p>
    <w:p w14:paraId="6FC314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afgørende er, om lægens tænkning bliver bedre.</w:t>
      </w:r>
    </w:p>
    <w:p w14:paraId="549FEB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Tænkning er en proces, ikke et resultat</w:t>
      </w:r>
    </w:p>
    <w:p w14:paraId="6E8F32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kliniske beslutninger, som om de var produkter.</w:t>
      </w:r>
    </w:p>
    <w:p w14:paraId="3BBA19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er afslutningen på en proces.</w:t>
      </w:r>
    </w:p>
    <w:p w14:paraId="22973C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Observation.</w:t>
      </w:r>
    </w:p>
    <w:p w14:paraId="79C1BD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Fortolkning.</w:t>
      </w:r>
    </w:p>
    <w:p w14:paraId="357E1C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Hypoteser.</w:t>
      </w:r>
    </w:p>
    <w:p w14:paraId="6BAFEB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Revision.</w:t>
      </w:r>
    </w:p>
    <w:p w14:paraId="063EC8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Prioritering.</w:t>
      </w:r>
    </w:p>
    <w:p w14:paraId="4D6192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w:t>
      </w:r>
    </w:p>
    <w:p w14:paraId="4881B9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Beslutningen er kun det sidste led.</w:t>
      </w:r>
    </w:p>
    <w:p w14:paraId="4DEE87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vi kun optimerer slutresultatet, overser vi den proces, der skabte det.</w:t>
      </w:r>
    </w:p>
    <w:p w14:paraId="64D3F1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 xml:space="preserve">Et kognitivt system bør derfor støtte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 ikke kun konklusionen.</w:t>
      </w:r>
    </w:p>
    <w:p w14:paraId="1901DB1C"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vigtigste funktion er at udvide perspektivet</w:t>
      </w:r>
    </w:p>
    <w:p w14:paraId="5BD1CE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største fare i klinisk arbejde er sjældent mangel på viden.</w:t>
      </w:r>
    </w:p>
    <w:p w14:paraId="11B400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for tidlig sikkerhed.</w:t>
      </w:r>
    </w:p>
    <w:p w14:paraId="7FEE5B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én forklaring virker sandsynlig, bliver andre muligheder gradvist usynlige.</w:t>
      </w:r>
    </w:p>
    <w:p w14:paraId="4017E7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Erfarne læger ved dette.</w:t>
      </w:r>
    </w:p>
    <w:p w14:paraId="357ED4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leder de aktivt efter det, som taler imod deres foreløbige forståelse.</w:t>
      </w:r>
    </w:p>
    <w:p w14:paraId="517894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gøre det samme.</w:t>
      </w:r>
    </w:p>
    <w:p w14:paraId="40C33C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modsige lægen.</w:t>
      </w:r>
    </w:p>
    <w:p w14:paraId="1E71236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udvide det rum, som lægen tænker i.</w:t>
      </w:r>
    </w:p>
    <w:p w14:paraId="17C1F23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bedste samarbejdspartner afslutter ikke samtalen</w:t>
      </w:r>
    </w:p>
    <w:p w14:paraId="164E0C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Forestil dig en erfaren kollega.</w:t>
      </w:r>
    </w:p>
    <w:p w14:paraId="0D7D94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kollega forsøger ikke at imponere ved altid at have svaret.</w:t>
      </w:r>
    </w:p>
    <w:p w14:paraId="1006CF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Ofte gør vedkommende noget langt mere værdifuldt.</w:t>
      </w:r>
    </w:p>
    <w:p w14:paraId="3967C5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Vedkommende siger:</w:t>
      </w:r>
    </w:p>
    <w:p w14:paraId="47141B4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“Må jeg udfordre én antagelse?”</w:t>
      </w:r>
    </w:p>
    <w:p w14:paraId="29D6F99E"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“Hvad hvis vi ser det fra en anden vinkel?”</w:t>
      </w:r>
    </w:p>
    <w:p w14:paraId="3848D5C0"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“Er der noget, vi overser?”</w:t>
      </w:r>
    </w:p>
    <w:p w14:paraId="059A919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sjældent spektakulært.</w:t>
      </w:r>
    </w:p>
    <w:p w14:paraId="49BE05E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Men det forbedrer beslutningen.</w:t>
      </w:r>
    </w:p>
    <w:p w14:paraId="5907AB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kollegaen tænker hurtigere.</w:t>
      </w:r>
    </w:p>
    <w:p w14:paraId="6EEDB5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kollegaen gør den fælles tænkning bedre.</w:t>
      </w:r>
    </w:p>
    <w:p w14:paraId="65EE94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rolle, Cortex skal stræbe efter.</w:t>
      </w:r>
    </w:p>
    <w:p w14:paraId="727BB35B"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Intelligens er ikke at have ret</w:t>
      </w:r>
    </w:p>
    <w:p w14:paraId="2C5931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en tendens til at måle intelligens på korrekthed.</w:t>
      </w:r>
    </w:p>
    <w:p w14:paraId="43FCEA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 klinisk arbejde er der noget, som kommer før korrekthed.</w:t>
      </w:r>
    </w:p>
    <w:p w14:paraId="2D8788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Evnen til at forbedre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4C3101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leverer den rigtige konklusion af de forkerte grunde, hjælper kun begrænset.</w:t>
      </w:r>
    </w:p>
    <w:p w14:paraId="6A3C95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gør lægens tænkning mere præcis, mere kritisk og mere nuanceret, skaber værdi – også når den endelige beslutning bliver en anden end systemets egen vurdering.</w:t>
      </w:r>
    </w:p>
    <w:p w14:paraId="3B7317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mere moden forståelse af intelligens.</w:t>
      </w:r>
    </w:p>
    <w:p w14:paraId="606554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skal gøre lægen bedre</w:t>
      </w:r>
    </w:p>
    <w:p w14:paraId="4FA4D0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Cortex bliver den dygtigste kliniker.</w:t>
      </w:r>
    </w:p>
    <w:p w14:paraId="0288C9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lægen bliver det.</w:t>
      </w:r>
    </w:p>
    <w:p w14:paraId="58F2A6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systemet blot producerer svar, bliver lægen en modtager.</w:t>
      </w:r>
    </w:p>
    <w:p w14:paraId="0789EC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systemet forbedrer tænkningen, bliver lægen en stærkere kliniker.</w:t>
      </w:r>
    </w:p>
    <w:p w14:paraId="399462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forskel er afgørende.</w:t>
      </w:r>
    </w:p>
    <w:p w14:paraId="138E55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ikke om teknologi.</w:t>
      </w:r>
    </w:p>
    <w:p w14:paraId="546533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handler om professionens udvikling.</w:t>
      </w:r>
    </w:p>
    <w:p w14:paraId="3E1BC48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536B99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et system, som reducerer behovet for klinisk dømmekraft.</w:t>
      </w:r>
    </w:p>
    <w:p w14:paraId="7C3E4CD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et system, som gør klinisk dømmekraft mere præcis.</w:t>
      </w:r>
    </w:p>
    <w:p w14:paraId="6DA286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system, der hjælper lægen med at se klarere.</w:t>
      </w:r>
    </w:p>
    <w:p w14:paraId="2FDD5A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Tænke bredere.</w:t>
      </w:r>
    </w:p>
    <w:p w14:paraId="4536582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Revidere tidligere antagelser.</w:t>
      </w:r>
    </w:p>
    <w:p w14:paraId="32D014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træffe bedre beslutninger.</w:t>
      </w:r>
    </w:p>
    <w:p w14:paraId="647913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systemet beslutter.</w:t>
      </w:r>
    </w:p>
    <w:p w14:paraId="0142F6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lægen gør.</w:t>
      </w:r>
    </w:p>
    <w:p w14:paraId="6260E61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34AA83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skaber ikke størst værdi ved at levere de rigtige svar.</w:t>
      </w:r>
    </w:p>
    <w:p w14:paraId="0B3865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skaber størst værdi ved at forbedre kvaliteten af lægens tænkning.</w:t>
      </w:r>
    </w:p>
    <w:p w14:paraId="56702AB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7B13F6AA" w14:textId="77777777" w:rsidR="00DA019D" w:rsidRDefault="00DA019D">
      <w:pPr>
        <w:pStyle w:val="CortexBullet"/>
        <w:keepNext/>
        <w:keepLines/>
        <w:numPr>
          <w:ilvl w:val="0"/>
          <w:numId w:val="7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Formålet med et kognitivt system er ikke at overtage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men at forbedre den.</w:t>
      </w:r>
    </w:p>
    <w:p w14:paraId="47EAD9E8" w14:textId="77777777" w:rsidR="00DA019D" w:rsidRDefault="00DA019D">
      <w:pPr>
        <w:pStyle w:val="CortexBullet"/>
        <w:keepNext/>
        <w:keepLines/>
        <w:numPr>
          <w:ilvl w:val="0"/>
          <w:numId w:val="7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kvalitet afhænger af processen bag beslutningen, ikke kun af beslutningen selv.</w:t>
      </w:r>
    </w:p>
    <w:p w14:paraId="17B686C1" w14:textId="77777777" w:rsidR="00DA019D" w:rsidRDefault="00DA019D">
      <w:pPr>
        <w:pStyle w:val="CortexBullet"/>
        <w:keepNext/>
        <w:keepLines/>
        <w:numPr>
          <w:ilvl w:val="0"/>
          <w:numId w:val="7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Dømmekraft kan understøttes, men ikke outsources.</w:t>
      </w:r>
    </w:p>
    <w:p w14:paraId="505C5C0D" w14:textId="77777777" w:rsidR="00DA019D" w:rsidRDefault="00DA019D">
      <w:pPr>
        <w:pStyle w:val="CortexBullet"/>
        <w:keepNext/>
        <w:keepLines/>
        <w:numPr>
          <w:ilvl w:val="0"/>
          <w:numId w:val="7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 mest værdifulde interventioner udvider perspektivet frem for at afslutte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w:t>
      </w:r>
    </w:p>
    <w:p w14:paraId="02443292" w14:textId="77777777" w:rsidR="00DA019D" w:rsidRDefault="00DA019D">
      <w:pPr>
        <w:pStyle w:val="CortexBullet"/>
        <w:keepNext w:val="0"/>
        <w:keepLines/>
        <w:numPr>
          <w:ilvl w:val="0"/>
          <w:numId w:val="74"/>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bedste teknologiske støtte gør lægen til en bedre kliniker – ikke til en passiv modtager af anbefalinger.</w:t>
      </w:r>
    </w:p>
    <w:p>
      <w:pPr>
        <w:pStyle w:val="Part"/>
        <w:shd w:fill="15324A"/>
        <w:ind w:left="240" w:right="240"/>
      </w:pPr>
      <w:r>
        <w:rPr>
          <w:rFonts w:ascii="Aptos" w:hAnsi="Aptos"/>
          <w:b/>
          <w:color w:val="FFFFFF"/>
          <w:sz w:val="48"/>
        </w:rPr>
        <w:t>DEL V  ·  PROFESSION, LÆRING OG MENNESKELIG FORSTÅELSE</w:t>
      </w:r>
    </w:p>
    <w:p w14:paraId="22A15900"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23 – God teknologi ændrer ikke professionen. Den tydeliggør den.</w:t>
      </w:r>
    </w:p>
    <w:p w14:paraId="0C244EC8"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“Når rutine bliver lettere, bliver det væsentlige mere synligt.”</w:t>
      </w:r>
    </w:p>
    <w:p w14:paraId="6818E4E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 misforstår ofte, hvad teknologi forandrer</w:t>
      </w:r>
    </w:p>
    <w:p w14:paraId="3C2E02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ny teknologi introduceres, spørger vi næsten altid:</w:t>
      </w:r>
    </w:p>
    <w:p w14:paraId="15493483"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“Bliver arbejdet hurtigere?”</w:t>
      </w:r>
    </w:p>
    <w:p w14:paraId="5186449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vi spare tid?”</w:t>
      </w:r>
    </w:p>
    <w:p w14:paraId="48C1173C"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“Kan vi automatisere mere?”</w:t>
      </w:r>
    </w:p>
    <w:p w14:paraId="09A805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forståelige spørgsmål.</w:t>
      </w:r>
    </w:p>
    <w:p w14:paraId="4AFD68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historien viser, at de sjældent er de vigtigste.</w:t>
      </w:r>
    </w:p>
    <w:p w14:paraId="5CB926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teknologier, der for alvor ændrer en profession, gør ikke blot arbejdet hurtigere.</w:t>
      </w:r>
    </w:p>
    <w:p w14:paraId="3F64B6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gør det tydeligere, hvad professionens egentlige opgave er.</w:t>
      </w:r>
    </w:p>
    <w:p w14:paraId="4D6E96D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Professioner er mere end deres rutiner</w:t>
      </w:r>
    </w:p>
    <w:p w14:paraId="071238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Alle professioner består af rutiner.</w:t>
      </w:r>
    </w:p>
    <w:p w14:paraId="4BBB94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Registrering.</w:t>
      </w:r>
    </w:p>
    <w:p w14:paraId="3DC0DE4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Beregning.</w:t>
      </w:r>
    </w:p>
    <w:p w14:paraId="50FFC6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Dokumentation.</w:t>
      </w:r>
    </w:p>
    <w:p w14:paraId="4399F1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Koordination.</w:t>
      </w:r>
    </w:p>
    <w:p w14:paraId="2441FD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ingen profession er defineret af sine rutiner.</w:t>
      </w:r>
    </w:p>
    <w:p w14:paraId="07AB32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kirurg defineres ikke af at føre skalpellen.</w:t>
      </w:r>
    </w:p>
    <w:p w14:paraId="0D9198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pilot defineres ikke af at holde flyet i luften.</w:t>
      </w:r>
    </w:p>
    <w:p w14:paraId="63A8B3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lærer defineres ikke af at udfylde karakterlister.</w:t>
      </w:r>
    </w:p>
    <w:p w14:paraId="21F4F58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en praktiserende læge defineres ikke af at skrive journal.</w:t>
      </w:r>
    </w:p>
    <w:p w14:paraId="524E5B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Rutiner er nødvendige.</w:t>
      </w:r>
    </w:p>
    <w:p w14:paraId="70F285F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er ikke professionens kerne.</w:t>
      </w:r>
    </w:p>
    <w:p w14:paraId="05FCE71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Almen praksis er en dømmekraftsprofession</w:t>
      </w:r>
    </w:p>
    <w:p w14:paraId="0DDA29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 hele denne bog har vi vendt tilbage til den samme erkendelse.</w:t>
      </w:r>
    </w:p>
    <w:p w14:paraId="488BE4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Almen praksis er ikke først og fremmest en informationsprofession.</w:t>
      </w:r>
    </w:p>
    <w:p w14:paraId="5F5ECD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dømmekraftsprofession.</w:t>
      </w:r>
    </w:p>
    <w:p w14:paraId="458D26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Lægens vigtigste opgave er ikke at registrere.</w:t>
      </w:r>
    </w:p>
    <w:p w14:paraId="78436F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at huske.</w:t>
      </w:r>
    </w:p>
    <w:p w14:paraId="066D3F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at følge algoritmer.</w:t>
      </w:r>
    </w:p>
    <w:p w14:paraId="6DED01C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vigtigste opgave er at forstå en kompleks situation, reducere usikkerhed og træffe en ansvarlig beslutning.</w:t>
      </w:r>
    </w:p>
    <w:p w14:paraId="720556F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opgave, ingen teknologi bør overtage.</w:t>
      </w:r>
    </w:p>
    <w:p w14:paraId="7CB7F2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den opgave, teknologien bør beskytte.</w:t>
      </w:r>
    </w:p>
    <w:p w14:paraId="39355A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Digitaliseringen gjorde information lettere</w:t>
      </w:r>
    </w:p>
    <w:p w14:paraId="7E0D51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seneste årtiers digitalisering har været vigtig.</w:t>
      </w:r>
    </w:p>
    <w:p w14:paraId="1F0045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er blevet hurtigere at registrere.</w:t>
      </w:r>
    </w:p>
    <w:p w14:paraId="26A3BE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Hurtigere at dele.</w:t>
      </w:r>
    </w:p>
    <w:p w14:paraId="3DA51C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Hurtigere at finde.</w:t>
      </w:r>
    </w:p>
    <w:p w14:paraId="0E4F71E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har forbedret mange arbejdsgange.</w:t>
      </w:r>
    </w:p>
    <w:p w14:paraId="408197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information er ikke det samme som forståelse.</w:t>
      </w:r>
    </w:p>
    <w:p w14:paraId="070869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gøre information lettere tilgængelig gør ikke nødvendigvis dømmekraften bedre.</w:t>
      </w:r>
    </w:p>
    <w:p w14:paraId="753253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derfor, mange læger oplever, at de har fået flere digitale værktøjer uden nødvendigvis at have fået bedre betingelser for at tænke.</w:t>
      </w:r>
    </w:p>
    <w:p w14:paraId="22540E9E"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næste udvikling handler ikke om information</w:t>
      </w:r>
    </w:p>
    <w:p w14:paraId="5453060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den første digitale revolution handlede om information, kan den næste handle om erkendelse.</w:t>
      </w:r>
    </w:p>
    <w:p w14:paraId="6BC1085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teknologien skal overtage den kliniske vurdering.</w:t>
      </w:r>
    </w:p>
    <w:p w14:paraId="748021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kan understøtte de processer, som hidtil næsten udelukkende har været overladt til lægens arbejdshukommelse.</w:t>
      </w:r>
    </w:p>
    <w:p w14:paraId="464A3A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samle spor.</w:t>
      </w:r>
    </w:p>
    <w:p w14:paraId="2E3F2F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udfordre hypoteser.</w:t>
      </w:r>
    </w:p>
    <w:p w14:paraId="7CC595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opdage mønstre.</w:t>
      </w:r>
    </w:p>
    <w:p w14:paraId="35C761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synliggøre usikkerhed.</w:t>
      </w:r>
    </w:p>
    <w:p w14:paraId="0D5C8CA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fastholde overblik.</w:t>
      </w:r>
    </w:p>
    <w:p w14:paraId="2C16E2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en ny form for dokumentation.</w:t>
      </w:r>
    </w:p>
    <w:p w14:paraId="162F46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en ny form for støtte.</w:t>
      </w:r>
    </w:p>
    <w:p w14:paraId="4785064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Teknologi flytter professionens tyngdepunkt</w:t>
      </w:r>
    </w:p>
    <w:p w14:paraId="333B30E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en rutine bliver lettere, flytter professionens værdi sig.</w:t>
      </w:r>
    </w:p>
    <w:p w14:paraId="5D3880E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Da laboratoriemedicinen udviklede sig, blev lægens værdi ikke mindre.</w:t>
      </w:r>
    </w:p>
    <w:p w14:paraId="7FDA87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flyttede sig fra målingen til fortolkningen.</w:t>
      </w:r>
    </w:p>
    <w:p w14:paraId="69820D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Da billeddiagnostikken blev bedre, blev radiologen ikke overflødig.</w:t>
      </w:r>
    </w:p>
    <w:p w14:paraId="2506A8D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Fortolkningen blev vigtigere.</w:t>
      </w:r>
    </w:p>
    <w:p w14:paraId="70ED50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kan ske med kognitive systemer.</w:t>
      </w:r>
    </w:p>
    <w:p w14:paraId="13CE890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teknologi kan understøtte hukommelse, overblik og informationsbearbejdning, bliver lægens særlige bidrag endnu tydeligere.</w:t>
      </w:r>
    </w:p>
    <w:p w14:paraId="5F4488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at vide mest.</w:t>
      </w:r>
    </w:p>
    <w:p w14:paraId="1320623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at forstå bedst.</w:t>
      </w:r>
    </w:p>
    <w:p w14:paraId="522EB6A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Dømmekraft kan ikke automatiseres</w:t>
      </w:r>
    </w:p>
    <w:p w14:paraId="6DDB63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anbefaling kan automatiseres.</w:t>
      </w:r>
    </w:p>
    <w:p w14:paraId="56C8D2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beregning kan automatiseres.</w:t>
      </w:r>
    </w:p>
    <w:p w14:paraId="29B3BE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søgning kan automatiseres.</w:t>
      </w:r>
    </w:p>
    <w:p w14:paraId="7BB027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dømmekraft er noget andet.</w:t>
      </w:r>
    </w:p>
    <w:p w14:paraId="3E665C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kræver en afvejning mellem biologiske fakta, patientens livssituation, værdier, præferencer, usikkerhed og ansvar.</w:t>
      </w:r>
    </w:p>
    <w:p w14:paraId="46DD04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kan understøttes.</w:t>
      </w:r>
    </w:p>
    <w:p w14:paraId="6658B1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Den kan udfordres.</w:t>
      </w:r>
    </w:p>
    <w:p w14:paraId="557170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kan kvalificeres.</w:t>
      </w:r>
    </w:p>
    <w:p w14:paraId="41C7D0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kan ikke reduceres til en algoritme.</w:t>
      </w:r>
    </w:p>
    <w:p w14:paraId="5BE86D7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derfor, lægens rolle består.</w:t>
      </w:r>
    </w:p>
    <w:p w14:paraId="03B85B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ændrer ikke lægens opgave</w:t>
      </w:r>
    </w:p>
    <w:p w14:paraId="6B626C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ændrer ikke, hvad en læge skal kunne.</w:t>
      </w:r>
    </w:p>
    <w:p w14:paraId="3C3F7C7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1FAAF8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tydeliggør det.</w:t>
      </w:r>
    </w:p>
    <w:p w14:paraId="5D937B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 mere systemet kan hjælpe med informationsbearbejdning og kognitiv struktur, desto tydeligere bliver det, at lægens egentlige værdi ligger et andet sted.</w:t>
      </w:r>
    </w:p>
    <w:p w14:paraId="0849DB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dømmekraften.</w:t>
      </w:r>
    </w:p>
    <w:p w14:paraId="2EC3C3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relationen.</w:t>
      </w:r>
    </w:p>
    <w:p w14:paraId="012F78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prioriteringen.</w:t>
      </w:r>
    </w:p>
    <w:p w14:paraId="0A8150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ansvaret.</w:t>
      </w:r>
    </w:p>
    <w:p w14:paraId="50052D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Teknologien ændrer derfor ikke professionens kerne.</w:t>
      </w:r>
    </w:p>
    <w:p w14:paraId="451914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fjerner blot noget af det, der skjuler den.</w:t>
      </w:r>
    </w:p>
    <w:p w14:paraId="1D2F82E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En profession bliver stærkere, når dens kerne bliver synlig</w:t>
      </w:r>
    </w:p>
    <w:p w14:paraId="77D6AA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Historisk har de stærkeste teknologier ikke erstattet professionelle.</w:t>
      </w:r>
    </w:p>
    <w:p w14:paraId="62A206A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har gjort det tydeligere, hvorfor de professionelle er nødvendige.</w:t>
      </w:r>
    </w:p>
    <w:p w14:paraId="41C1D2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Mikroskopet gjorde ikke lægen mindre vigtig.</w:t>
      </w:r>
    </w:p>
    <w:p w14:paraId="4DC080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gjorde biologisk forståelse vigtigere.</w:t>
      </w:r>
    </w:p>
    <w:p w14:paraId="62B12B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Laboratoriet gjorde ikke klinikken overflødig.</w:t>
      </w:r>
    </w:p>
    <w:p w14:paraId="608736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gjorde fortolkningen vigtigere.</w:t>
      </w:r>
    </w:p>
    <w:p w14:paraId="2A58D18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have den samme effekt.</w:t>
      </w:r>
    </w:p>
    <w:p w14:paraId="78F2D0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overtage lægens arbejde.</w:t>
      </w:r>
    </w:p>
    <w:p w14:paraId="68DB90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tydeliggøre, hvad arbejdet egentlig består i.</w:t>
      </w:r>
    </w:p>
    <w:p w14:paraId="1FDB6F2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0126D2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skabe læger, som arbejder hurtigere.</w:t>
      </w:r>
    </w:p>
    <w:p w14:paraId="6DB027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skabe et sundhedsvæsen, hvor lægens tid og opmærksomhed i højere grad bruges på det, kun lægen kan.</w:t>
      </w:r>
    </w:p>
    <w:p w14:paraId="4F3BA1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forstå.</w:t>
      </w:r>
    </w:p>
    <w:p w14:paraId="680AA43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afveje.</w:t>
      </w:r>
    </w:p>
    <w:p w14:paraId="0B9A461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forklare.</w:t>
      </w:r>
    </w:p>
    <w:p w14:paraId="7533A82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skabe tillid.</w:t>
      </w:r>
    </w:p>
    <w:p w14:paraId="27AF6AB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tage ansvar.</w:t>
      </w:r>
    </w:p>
    <w:p w14:paraId="2109B3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teknologien lykkes med det, har den ikke ændret medicinen.</w:t>
      </w:r>
    </w:p>
    <w:p w14:paraId="21B41E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har gjort professionen mere tro mod sig selv.</w:t>
      </w:r>
    </w:p>
    <w:p w14:paraId="582D10DC"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37A7ABC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bedste teknologi ændrer ikke professionens kerne.</w:t>
      </w:r>
    </w:p>
    <w:p w14:paraId="630F65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Den gør den tydeligere.</w:t>
      </w:r>
    </w:p>
    <w:p w14:paraId="31BF54F1"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3A00BD34" w14:textId="77777777" w:rsidR="00DA019D" w:rsidRDefault="00DA019D">
      <w:pPr>
        <w:pStyle w:val="CortexBullet"/>
        <w:keepNext/>
        <w:keepLines/>
        <w:numPr>
          <w:ilvl w:val="0"/>
          <w:numId w:val="7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Professioner defineres af deres dømmekraft, ikke deres rutiner.</w:t>
      </w:r>
    </w:p>
    <w:p w14:paraId="4967439D" w14:textId="77777777" w:rsidR="00DA019D" w:rsidRDefault="00DA019D">
      <w:pPr>
        <w:pStyle w:val="CortexBullet"/>
        <w:keepNext/>
        <w:keepLines/>
        <w:numPr>
          <w:ilvl w:val="0"/>
          <w:numId w:val="7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Digitaliseringen har primært forbedret håndteringen af information; den næste udvikling bør forbedre betingelserne for erkendelse.</w:t>
      </w:r>
    </w:p>
    <w:p w14:paraId="1999C211" w14:textId="77777777" w:rsidR="00DA019D" w:rsidRDefault="00DA019D">
      <w:pPr>
        <w:pStyle w:val="CortexBullet"/>
        <w:keepNext/>
        <w:keepLines/>
        <w:numPr>
          <w:ilvl w:val="0"/>
          <w:numId w:val="7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rutineopgaver lettes, bliver fortolkning, relation og ansvar vigtigere.</w:t>
      </w:r>
    </w:p>
    <w:p w14:paraId="3AB6CC76" w14:textId="77777777" w:rsidR="00DA019D" w:rsidRDefault="00DA019D">
      <w:pPr>
        <w:pStyle w:val="CortexBullet"/>
        <w:keepNext/>
        <w:keepLines/>
        <w:numPr>
          <w:ilvl w:val="0"/>
          <w:numId w:val="7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Kognitive systemer bør flytte lægens opmærksomhed mod professionens kerne – ikke væk fra den.</w:t>
      </w:r>
    </w:p>
    <w:p w14:paraId="11CE8CE2" w14:textId="77777777" w:rsidR="00DA019D" w:rsidRDefault="00DA019D">
      <w:pPr>
        <w:pStyle w:val="CortexBullet"/>
        <w:keepNext/>
        <w:keepLines/>
        <w:numPr>
          <w:ilvl w:val="0"/>
          <w:numId w:val="75"/>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 lykkes først, når den gør det mere tydeligt, hvad kun mennesker kan bidrage med.</w:t>
      </w:r>
    </w:p>
    <w:p w14:paraId="7BA21220" w14:textId="77777777" w:rsidR="00DA019D" w:rsidRDefault="00DA019D" w:rsidP="00DA019D">
      <w:pPr>
        <w:pStyle w:val="CortexBullet"/>
        <w:autoSpaceDE w:val="0"/>
        <w:autoSpaceDN w:val="0"/>
        <w:adjustRightInd w:val="0"/>
        <w:spacing w:after="60"/>
        <w:rPr>
          <w:rFonts w:ascii="AppleSystemUIFont" w:hAnsi="AppleSystemUIFont" w:cs="AppleSystemUIFont"/>
          <w:kern w:val="0"/>
          <w:sz w:val="26"/>
          <w:szCs w:val="26"/>
          <w:lang w:val="da-DK"/>
        </w:rPr>
        <w:keepNext w:val="0"/>
        <w:keepLines/>
        <w:numPr>
          <w:ilvl w:val="0"/>
          <w:numId w:val="1"/>
        </w:numPr>
      </w:pPr>
      <w:r>
        <w:rPr>
          <w:rFonts w:ascii="AppleSystemUIFont" w:hAnsi="AppleSystemUIFont" w:cs="AppleSystemUIFont"/>
          <w:kern w:val="0"/>
          <w:sz w:val="26"/>
          <w:szCs w:val="26"/>
          <w:lang w:val="da-DK"/>
        </w:rPr>
        <w:t>.</w:t>
      </w:r>
    </w:p>
    <w:p w14:paraId="66809E8B"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24 – Fremtidens læger skal lære mere end medicin</w:t>
      </w:r>
    </w:p>
    <w:p w14:paraId="4D6C181F"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“En profession udvikler sig ikke ved at vide mindre. Den udvikler sig ved at forstå mere.”</w:t>
      </w:r>
    </w:p>
    <w:p w14:paraId="586230F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Hver generation af læger lærer noget nyt</w:t>
      </w:r>
    </w:p>
    <w:p w14:paraId="01C70F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Medicinsk uddannelse har aldrig været statisk.</w:t>
      </w:r>
    </w:p>
    <w:p w14:paraId="3A3729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hundrede år siden fyldte infektionssygdomme langt mere.</w:t>
      </w:r>
    </w:p>
    <w:p w14:paraId="4FDD6E8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Senere blev laboratoriemedicin en selvfølge.</w:t>
      </w:r>
    </w:p>
    <w:p w14:paraId="7E2B1A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Derefter billeddiagnostik.</w:t>
      </w:r>
    </w:p>
    <w:p w14:paraId="79037AE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Genetik.</w:t>
      </w:r>
    </w:p>
    <w:p w14:paraId="183F77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Evidensbaseret medicin.</w:t>
      </w:r>
    </w:p>
    <w:p w14:paraId="28043E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udviklinger gjorde tidligere viden overflødig.</w:t>
      </w:r>
    </w:p>
    <w:p w14:paraId="343D3AC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udvidede, hvad det vil sige at være læge.</w:t>
      </w:r>
    </w:p>
    <w:p w14:paraId="5A6FB53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vil ske igen.</w:t>
      </w:r>
    </w:p>
    <w:p w14:paraId="7CA3C9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Uddannelse afspejler sin tids begrænsninger</w:t>
      </w:r>
    </w:p>
    <w:p w14:paraId="684EB11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Enhver uddannelse formes af de problemer, den forsøger at løse.</w:t>
      </w:r>
    </w:p>
    <w:p w14:paraId="70972A6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århundreder var den største udfordring mangel på viden.</w:t>
      </w:r>
    </w:p>
    <w:p w14:paraId="311047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lærte læger at huske.</w:t>
      </w:r>
    </w:p>
    <w:p w14:paraId="231E0F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genkende.</w:t>
      </w:r>
    </w:p>
    <w:p w14:paraId="33B8A5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kunne gengive.</w:t>
      </w:r>
    </w:p>
    <w:p w14:paraId="63CE65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var nødvendige kompetencer.</w:t>
      </w:r>
    </w:p>
    <w:p w14:paraId="354803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moderne klinik ser anderledes ud.</w:t>
      </w:r>
    </w:p>
    <w:p w14:paraId="228E56C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Information er blevet rigelig.</w:t>
      </w:r>
    </w:p>
    <w:p w14:paraId="48F6D0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betyder ikke, at viden er mindre vigtig.</w:t>
      </w:r>
    </w:p>
    <w:p w14:paraId="24C01AB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betyder, at den ikke længere er den eneste knappe ressource.</w:t>
      </w:r>
    </w:p>
    <w:p w14:paraId="32DB87A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nye knappe ressource er dømmekraft</w:t>
      </w:r>
    </w:p>
    <w:p w14:paraId="3B28A9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praktiserende læge mangler sjældent information.</w:t>
      </w:r>
    </w:p>
    <w:p w14:paraId="10BA57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Lægen mangler tid.</w:t>
      </w:r>
    </w:p>
    <w:p w14:paraId="13D833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Opmærksomhed.</w:t>
      </w:r>
    </w:p>
    <w:p w14:paraId="4C47ABC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Overblik.</w:t>
      </w:r>
    </w:p>
    <w:p w14:paraId="4059FF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Evnen til at prioritere.</w:t>
      </w:r>
    </w:p>
    <w:p w14:paraId="0FEDCD4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Evnen til at håndtere usikkerhed.</w:t>
      </w:r>
    </w:p>
    <w:p w14:paraId="0C68E0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Evnen til at integrere mange forskellige typer af viden i én beslutning.</w:t>
      </w:r>
    </w:p>
    <w:p w14:paraId="573F90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her, professionens egentlige kompleksitet ligger.</w:t>
      </w:r>
    </w:p>
    <w:p w14:paraId="53AF55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Viden er begyndelsen</w:t>
      </w:r>
    </w:p>
    <w:p w14:paraId="554B08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ville være en alvorlig misforståelse at tro, at kognitive systemer gør medicinsk viden mindre vigtig.</w:t>
      </w:r>
    </w:p>
    <w:p w14:paraId="0E6683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Tværtimod.</w:t>
      </w:r>
    </w:p>
    <w:p w14:paraId="2ADBA31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 stærkere teknologien bliver, desto vigtigere bliver det, at lægen kan vurdere dens forslag.</w:t>
      </w:r>
    </w:p>
    <w:p w14:paraId="52467A4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solid faglig viden.</w:t>
      </w:r>
    </w:p>
    <w:p w14:paraId="7B2967F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kan ikke kritisere en anbefaling, man ikke selv forstår.</w:t>
      </w:r>
    </w:p>
    <w:p w14:paraId="1C7F19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Viden bliver derfor ikke mindre værdifuld.</w:t>
      </w:r>
    </w:p>
    <w:p w14:paraId="4E9837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fundamentet for noget større.</w:t>
      </w:r>
    </w:p>
    <w:p w14:paraId="6DEE176E"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Ekspertise bliver dybere</w:t>
      </w:r>
    </w:p>
    <w:p w14:paraId="12B513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Traditionelt har ekspertise ofte været forbundet med hukommelse.</w:t>
      </w:r>
    </w:p>
    <w:p w14:paraId="4C7C9D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dygtige læge var den, der kunne huske mest.</w:t>
      </w:r>
    </w:p>
    <w:p w14:paraId="5077E84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Fremtidens ekspertise bliver bredere.</w:t>
      </w:r>
    </w:p>
    <w:p w14:paraId="3CCAFC7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fortsat om viden.</w:t>
      </w:r>
    </w:p>
    <w:p w14:paraId="19A74C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også om evnen til at:</w:t>
      </w:r>
    </w:p>
    <w:p w14:paraId="19084989"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stille gode spørgsmål,</w:t>
      </w:r>
    </w:p>
    <w:p w14:paraId="21FA9AEE"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afsløre egne antagelser,</w:t>
      </w:r>
    </w:p>
    <w:p w14:paraId="44C590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genkende usikkerhed,</w:t>
      </w:r>
    </w:p>
    <w:p w14:paraId="7370EF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forklare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3D4381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ændre mening,</w:t>
      </w:r>
    </w:p>
    <w:p w14:paraId="2129D24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samarbejde kritisk med teknologi.</w:t>
      </w:r>
    </w:p>
    <w:p w14:paraId="292F7B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Ekspertise bliver mindre et lager.</w:t>
      </w:r>
    </w:p>
    <w:p w14:paraId="1CAC89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mere en måde at tænke på.</w:t>
      </w:r>
    </w:p>
    <w:p w14:paraId="1EF6A1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 underviser sjældent i tænkning</w:t>
      </w:r>
    </w:p>
    <w:p w14:paraId="27F325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Medicinstuderende bruger tusindvis af timer på at lære sygdomme.</w:t>
      </w:r>
    </w:p>
    <w:p w14:paraId="0C23418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Langt færre på at lære, hvordan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 xml:space="preserve"> faktisk fungerer.</w:t>
      </w:r>
    </w:p>
    <w:p w14:paraId="06B4D2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hypoteser dannes.</w:t>
      </w:r>
    </w:p>
    <w:p w14:paraId="6B2A183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bias opstår.</w:t>
      </w:r>
    </w:p>
    <w:p w14:paraId="0B89C3C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usikkerhed håndteres.</w:t>
      </w:r>
    </w:p>
    <w:p w14:paraId="61773B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beslutninger revideres.</w:t>
      </w:r>
    </w:p>
    <w:p w14:paraId="3CDB7EB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komplekse afvejninger foretages.</w:t>
      </w:r>
    </w:p>
    <w:p w14:paraId="7187CA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Paradoksalt nok underviser vi intensivt i medicin.</w:t>
      </w:r>
    </w:p>
    <w:p w14:paraId="55B20C7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langt mindre systematisk i den tænkning, som medicinen kræver.</w:t>
      </w:r>
    </w:p>
    <w:p w14:paraId="5ACB381D"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Kognitive systemer gør dette synligt</w:t>
      </w:r>
    </w:p>
    <w:p w14:paraId="17E6D3F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ændrer ikke behovet for dømmekraft.</w:t>
      </w:r>
    </w:p>
    <w:p w14:paraId="7765338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behovet mere tydeligt.</w:t>
      </w:r>
    </w:p>
    <w:p w14:paraId="65DBCA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Når informationsbearbejdning bliver lettere, bliver kvaliteten af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mere synlig.</w:t>
      </w:r>
    </w:p>
    <w:p w14:paraId="45731F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betyder, at de kompetencer, der tidligere lå skjult bag hukommelse og rutine, kommer til at definere professionen endnu tydeligere.</w:t>
      </w:r>
    </w:p>
    <w:p w14:paraId="32F6C52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Fremtidens læge skal mestre samarbejde</w:t>
      </w:r>
    </w:p>
    <w:p w14:paraId="10DE416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læge arbejder alene.</w:t>
      </w:r>
    </w:p>
    <w:p w14:paraId="1B6F4A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samarbejder med patienter.</w:t>
      </w:r>
    </w:p>
    <w:p w14:paraId="5337DA2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Kolleger.</w:t>
      </w:r>
    </w:p>
    <w:p w14:paraId="758AB3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Sygeplejersker.</w:t>
      </w:r>
    </w:p>
    <w:p w14:paraId="3B0A22A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Fysioterapeuter.</w:t>
      </w:r>
    </w:p>
    <w:p w14:paraId="5C8A771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Speciallæger.</w:t>
      </w:r>
    </w:p>
    <w:p w14:paraId="06F9F9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Fremover vil mange også samarbejde med kognitive systemer.</w:t>
      </w:r>
    </w:p>
    <w:p w14:paraId="056F61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en ny kompetence.</w:t>
      </w:r>
    </w:p>
    <w:p w14:paraId="58FDB64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blind tillid.</w:t>
      </w:r>
    </w:p>
    <w:p w14:paraId="54F320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automatisk skepsis.</w:t>
      </w:r>
    </w:p>
    <w:p w14:paraId="3628D1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kritisk samarbejde.</w:t>
      </w:r>
    </w:p>
    <w:p w14:paraId="4470321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kunne udfordre systemet.</w:t>
      </w:r>
    </w:p>
    <w:p w14:paraId="18F2CD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Forstå det.</w:t>
      </w:r>
    </w:p>
    <w:p w14:paraId="41E4709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Bruge det.</w:t>
      </w:r>
    </w:p>
    <w:p w14:paraId="06FA24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tilsidesætte det, når situationen kræver det.</w:t>
      </w:r>
    </w:p>
    <w:p w14:paraId="42BFAC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professionel færdighed.</w:t>
      </w:r>
    </w:p>
    <w:p w14:paraId="04979B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en teknisk.</w:t>
      </w:r>
    </w:p>
    <w:p w14:paraId="4E7591E7"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Teknologi flytter ikke ansvaret</w:t>
      </w:r>
    </w:p>
    <w:p w14:paraId="1F3118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Selv når teknologien bliver bedre, bliver ansvaret hos lægen.</w:t>
      </w:r>
    </w:p>
    <w:p w14:paraId="673795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teknologien er utilstrækkelig.</w:t>
      </w:r>
    </w:p>
    <w:p w14:paraId="22ABBF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medicinske beslutninger aldrig alene handler om sandsynligheder.</w:t>
      </w:r>
    </w:p>
    <w:p w14:paraId="42223A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handler også om værdier.</w:t>
      </w:r>
    </w:p>
    <w:p w14:paraId="204EF4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Præferencer.</w:t>
      </w:r>
    </w:p>
    <w:p w14:paraId="13330D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Konsekvenser.</w:t>
      </w:r>
    </w:p>
    <w:p w14:paraId="5200D75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Relationer.</w:t>
      </w:r>
    </w:p>
    <w:p w14:paraId="150B242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Ansvar kan understøttes.</w:t>
      </w:r>
    </w:p>
    <w:p w14:paraId="3309B7C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ikke automatiseres.</w:t>
      </w:r>
    </w:p>
    <w:p w14:paraId="449C55C2"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Måske skal vi undervise anderledes</w:t>
      </w:r>
    </w:p>
    <w:p w14:paraId="66B8EFA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dette er rigtigt, bør medicinsk uddannelse udvikle sig.</w:t>
      </w:r>
    </w:p>
    <w:p w14:paraId="13A1C3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ved at reducere den naturvidenskabelige ballast.</w:t>
      </w:r>
    </w:p>
    <w:p w14:paraId="794E62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ved at udvide den.</w:t>
      </w:r>
    </w:p>
    <w:p w14:paraId="3C1AE9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 beslutningsteori.</w:t>
      </w:r>
    </w:p>
    <w:p w14:paraId="03E881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Kognitionspsykologi.</w:t>
      </w:r>
    </w:p>
    <w:p w14:paraId="2DAD5A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w:t>
      </w:r>
    </w:p>
    <w:p w14:paraId="26FE54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0336B1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Bias.</w:t>
      </w:r>
    </w:p>
    <w:p w14:paraId="000636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Kommunikation.</w:t>
      </w:r>
    </w:p>
    <w:p w14:paraId="1F0E69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w:t>
      </w:r>
    </w:p>
    <w:p w14:paraId="6B36AA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Etik.</w:t>
      </w:r>
    </w:p>
    <w:p w14:paraId="04F573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Samarbejde mellem menneske og teknologi.</w:t>
      </w:r>
    </w:p>
    <w:p w14:paraId="7D1C71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som nye særskilte fag.</w:t>
      </w:r>
    </w:p>
    <w:p w14:paraId="4CEA0D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som en integreret del af den måde, vi lærer medicin på.</w:t>
      </w:r>
    </w:p>
    <w:p w14:paraId="4FB2A516"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6799DB2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ikke at uddanne læger, der kan konkurrere med teknologien.</w:t>
      </w:r>
    </w:p>
    <w:p w14:paraId="338AC5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heller ikke at uddanne læger, der er afhængige af den.</w:t>
      </w:r>
    </w:p>
    <w:p w14:paraId="71F941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Målet er at uddanne læger, som kan bruge teknologien til at udøve endnu bedre dømmekraft.</w:t>
      </w:r>
    </w:p>
    <w:p w14:paraId="01F4FAE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det lykkes, bliver teknologien ikke en erstatning for medicinsk ekspertise.</w:t>
      </w:r>
    </w:p>
    <w:p w14:paraId="70F9F7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bliver en anledning til at udvikle den.</w:t>
      </w:r>
    </w:p>
    <w:p w14:paraId="02C8410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0516DD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Fremtidens læger skal ikke kunne mindre end tidligere generationer.</w:t>
      </w:r>
    </w:p>
    <w:p w14:paraId="31F7ED1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 skal kunne mere. Fordi god medicin kræver mere end medicinsk viden.</w:t>
      </w:r>
    </w:p>
    <w:p w14:paraId="3D43C3A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Kerneindsigter</w:t>
      </w:r>
    </w:p>
    <w:p w14:paraId="2969B0DB" w14:textId="77777777" w:rsidR="00DA019D" w:rsidRDefault="00DA019D">
      <w:pPr>
        <w:pStyle w:val="CortexBullet"/>
        <w:keepNext/>
        <w:keepLines/>
        <w:numPr>
          <w:ilvl w:val="0"/>
          <w:numId w:val="7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Medicinsk viden er fortsat grundlaget for professionen, men den er ikke tilstrækkelig alene.</w:t>
      </w:r>
    </w:p>
    <w:p w14:paraId="56B291CE" w14:textId="77777777" w:rsidR="00DA019D" w:rsidRDefault="00DA019D">
      <w:pPr>
        <w:pStyle w:val="CortexBullet"/>
        <w:keepNext/>
        <w:keepLines/>
        <w:numPr>
          <w:ilvl w:val="0"/>
          <w:numId w:val="7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knappe ressource i moderne klinik er ikke information, men dømmekraft under kompleksitet og usikkerhed.</w:t>
      </w:r>
    </w:p>
    <w:p w14:paraId="1B907A48" w14:textId="77777777" w:rsidR="00DA019D" w:rsidRDefault="00DA019D">
      <w:pPr>
        <w:pStyle w:val="CortexBullet"/>
        <w:keepNext/>
        <w:keepLines/>
        <w:numPr>
          <w:ilvl w:val="0"/>
          <w:numId w:val="7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Fremtidens ekspertise omfatter både faglig viden og evnen til at ræsonnere, revidere og samarbejde kritisk.</w:t>
      </w:r>
    </w:p>
    <w:p w14:paraId="10AFEBF5" w14:textId="77777777" w:rsidR="00DA019D" w:rsidRDefault="00DA019D">
      <w:pPr>
        <w:pStyle w:val="CortexBullet"/>
        <w:keepNext/>
        <w:keepLines/>
        <w:numPr>
          <w:ilvl w:val="0"/>
          <w:numId w:val="7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Kognitive systemer øger behovet for stærke kliniske vurderinger – de reducerer det ikke.</w:t>
      </w:r>
    </w:p>
    <w:p w14:paraId="47FBDAA3" w14:textId="77777777" w:rsidR="00DA019D" w:rsidRDefault="00DA019D">
      <w:pPr>
        <w:pStyle w:val="CortexBullet"/>
        <w:keepNext w:val="0"/>
        <w:keepLines/>
        <w:numPr>
          <w:ilvl w:val="0"/>
          <w:numId w:val="76"/>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Medicinsk uddannelse bør udvikle de kognitive færdigheder, som omsætter viden til ansvarlige beslutninger.</w:t>
      </w:r>
    </w:p>
    <w:p w14:paraId="597FA973"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25 – Ethvert kognitivt redskab forandrer den, der bruger det</w:t>
      </w:r>
    </w:p>
    <w:p w14:paraId="0A4A58E4"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“Vi former vores redskaber. Derefter former de os.”</w:t>
      </w:r>
    </w:p>
    <w:p w14:paraId="05F460C9"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Ingen teknologi er neutral</w:t>
      </w:r>
    </w:p>
    <w:p w14:paraId="0E6865F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vi taler om teknologi, fokuserer vi ofte på, hvad den gør.</w:t>
      </w:r>
    </w:p>
    <w:p w14:paraId="3ED124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gør arbejdet hurtigere.</w:t>
      </w:r>
    </w:p>
    <w:p w14:paraId="7DC1D2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præcist.</w:t>
      </w:r>
    </w:p>
    <w:p w14:paraId="0C5937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effektivt.</w:t>
      </w:r>
    </w:p>
    <w:p w14:paraId="450E16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teknologi gør altid noget mere.</w:t>
      </w:r>
    </w:p>
    <w:p w14:paraId="4EA2B1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ændrer også brugeren.</w:t>
      </w:r>
    </w:p>
    <w:p w14:paraId="680C6FE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nødvendigvis med vilje.</w:t>
      </w:r>
    </w:p>
    <w:p w14:paraId="39A850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nødvendigvis fra den ene dag til den anden.</w:t>
      </w:r>
    </w:p>
    <w:p w14:paraId="3A28134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gradvist.</w:t>
      </w:r>
    </w:p>
    <w:p w14:paraId="3538C7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Næsten umærkeligt.</w:t>
      </w:r>
    </w:p>
    <w:p w14:paraId="297D7B7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gælder fysiske redskaber.</w:t>
      </w:r>
    </w:p>
    <w:p w14:paraId="1315E8C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gælder kognitive redskaber.</w:t>
      </w:r>
    </w:p>
    <w:p w14:paraId="6A03CD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Redskaber overtager ikke kun arbejde</w:t>
      </w:r>
    </w:p>
    <w:p w14:paraId="40E7E6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mikroskop ændrede ikke blot diagnostikken.</w:t>
      </w:r>
    </w:p>
    <w:p w14:paraId="058120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ændrede lægers måde at forstå sygdom på.</w:t>
      </w:r>
    </w:p>
    <w:p w14:paraId="772750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GPS ændrede ikke blot navigation.</w:t>
      </w:r>
    </w:p>
    <w:p w14:paraId="716E06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ændrede vores rumlige orientering.</w:t>
      </w:r>
    </w:p>
    <w:p w14:paraId="77CBF6A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Søgemaskiner ændrede ikke blot adgangen til information.</w:t>
      </w:r>
    </w:p>
    <w:p w14:paraId="5083ED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ændrede vores forhold til hukommelse.</w:t>
      </w:r>
    </w:p>
    <w:p w14:paraId="0B7C46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Kognitive systemer vil gøre det samme.</w:t>
      </w:r>
    </w:p>
    <w:p w14:paraId="58E6AB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vil ikke blot ændre, hvordan vi arbejder.</w:t>
      </w:r>
    </w:p>
    <w:p w14:paraId="47D5DB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vil ændre, hvordan vi tænker.</w:t>
      </w:r>
    </w:p>
    <w:p w14:paraId="2187928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er hverken godt eller dårligt</w:t>
      </w:r>
    </w:p>
    <w:p w14:paraId="1EAA12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fristende at beskrive denne udvikling som enten en gevinst eller en trussel.</w:t>
      </w:r>
    </w:p>
    <w:p w14:paraId="4E1F375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Begge dele er for enkle.</w:t>
      </w:r>
    </w:p>
    <w:p w14:paraId="18CCA1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 flytter menneskelige kompetencer.</w:t>
      </w:r>
    </w:p>
    <w:p w14:paraId="3AF2AE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fjerner sjældent behovet for dem.</w:t>
      </w:r>
    </w:p>
    <w:p w14:paraId="470040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 ændrer, hvordan de udvikles og vedligeholdes.</w:t>
      </w:r>
    </w:p>
    <w:p w14:paraId="7F3F16F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afgørende spørgsmål er derfor ikke, om teknologien ændrer lægen.</w:t>
      </w:r>
    </w:p>
    <w:p w14:paraId="761FF81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den.</w:t>
      </w:r>
    </w:p>
    <w:p w14:paraId="35BFD14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Spørgsmålet er:</w:t>
      </w:r>
    </w:p>
    <w:p w14:paraId="538D971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Hvilken retning ønsker vi, at forandringen skal have?</w:t>
      </w:r>
    </w:p>
    <w:p w14:paraId="0E7A167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Dømmekraft kan ikke opretholdes passivt</w:t>
      </w:r>
    </w:p>
    <w:p w14:paraId="477CD08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dømmekraft er ikke en egenskab, man opnår én gang.</w:t>
      </w:r>
    </w:p>
    <w:p w14:paraId="4D8222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en praksis.</w:t>
      </w:r>
    </w:p>
    <w:p w14:paraId="2AC9AF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Den udvikles gennem aktiv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49B742B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Ved at formulere hypoteser.</w:t>
      </w:r>
    </w:p>
    <w:p w14:paraId="6044FE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Afprøve dem.</w:t>
      </w:r>
    </w:p>
    <w:p w14:paraId="36065B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Forkaste dem.</w:t>
      </w:r>
    </w:p>
    <w:p w14:paraId="7FD1C9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Forklare dem.</w:t>
      </w:r>
    </w:p>
    <w:p w14:paraId="7EB86A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Ændre mening.</w:t>
      </w:r>
    </w:p>
    <w:p w14:paraId="55B05A0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profession, der holder op med at gøre dette, mister gradvist sin dømmekraft.</w:t>
      </w:r>
    </w:p>
    <w:p w14:paraId="3E0736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dens medlemmer bliver mindre intelligente.</w:t>
      </w:r>
    </w:p>
    <w:p w14:paraId="3AACC21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 bruger intelligensen anderledes.</w:t>
      </w:r>
    </w:p>
    <w:p w14:paraId="141A1D5E"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risiko</w:t>
      </w:r>
    </w:p>
    <w:p w14:paraId="20FE71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Mange frygter, at et kognitivt system vil tage fejl.</w:t>
      </w:r>
    </w:p>
    <w:p w14:paraId="71EB2F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reel risiko.</w:t>
      </w:r>
    </w:p>
    <w:p w14:paraId="604593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Men den er synlig.</w:t>
      </w:r>
    </w:p>
    <w:p w14:paraId="36449E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Forkerte anbefalinger opdages ofte.</w:t>
      </w:r>
    </w:p>
    <w:p w14:paraId="335C087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mere alvorlige risiko er usynlig.</w:t>
      </w:r>
    </w:p>
    <w:p w14:paraId="64676B7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lægen gradvist bliver mindre aktiv i sin egen tænkning.</w:t>
      </w:r>
    </w:p>
    <w:p w14:paraId="6D2648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systemet er dårligt.</w:t>
      </w:r>
    </w:p>
    <w:p w14:paraId="568238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det er bekvemt.</w:t>
      </w:r>
    </w:p>
    <w:p w14:paraId="46C177F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teknologien konsekvent leverer de første hypoteser, de vigtigste overvejelser og de mest sandsynlige forklaringer, bliver det fristende at lade den tænke først.</w:t>
      </w:r>
    </w:p>
    <w:p w14:paraId="2BB09E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Over tid kan det ændre selve måden, lægen arbejder på.</w:t>
      </w:r>
    </w:p>
    <w:p w14:paraId="24761F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Derfor skal Cortex ikke blot være intelligent</w:t>
      </w:r>
    </w:p>
    <w:p w14:paraId="5FF895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kognitivt system skal naturligvis være kompetent.</w:t>
      </w:r>
    </w:p>
    <w:p w14:paraId="5B655AB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ikke nok.</w:t>
      </w:r>
    </w:p>
    <w:p w14:paraId="3790127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også være pædagogisk.</w:t>
      </w:r>
    </w:p>
    <w:p w14:paraId="71041D4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skal fremme aktiv tænkning.</w:t>
      </w:r>
    </w:p>
    <w:p w14:paraId="56A314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passiv accept.</w:t>
      </w:r>
    </w:p>
    <w:p w14:paraId="6BD1E0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stille et spørgsmål.</w:t>
      </w:r>
    </w:p>
    <w:p w14:paraId="152128A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synliggøre usikkerhed.</w:t>
      </w:r>
    </w:p>
    <w:p w14:paraId="710C09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at vise alternative forklaringer.</w:t>
      </w:r>
    </w:p>
    <w:p w14:paraId="3A131B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Nogle gange ved bevidst at undlade at konkludere.</w:t>
      </w:r>
    </w:p>
    <w:p w14:paraId="64D623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højeste form for intelligens er ikke at levere flest svar.</w:t>
      </w:r>
    </w:p>
    <w:p w14:paraId="517F66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at gøre brugeren bedre til selv at ræsonnere.</w:t>
      </w:r>
    </w:p>
    <w:p w14:paraId="17D7BA97"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Samarbejde er gensidig udvikling</w:t>
      </w:r>
    </w:p>
    <w:p w14:paraId="7BF6F00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gennem hele bogen beskrevet Cortex som en samarbejdspartner.</w:t>
      </w:r>
    </w:p>
    <w:p w14:paraId="674FE91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forpligter.</w:t>
      </w:r>
    </w:p>
    <w:p w14:paraId="4AA6EF6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samarbejde gør begge parter bedre.</w:t>
      </w:r>
    </w:p>
    <w:p w14:paraId="53AC622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den ene part gradvist bliver mindre kompetent, er samarbejdet mislykket.</w:t>
      </w:r>
    </w:p>
    <w:p w14:paraId="5F9D23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gælder mennesker.</w:t>
      </w:r>
    </w:p>
    <w:p w14:paraId="272DD3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gælder teknologi.</w:t>
      </w:r>
    </w:p>
    <w:p w14:paraId="2E63E09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Succes må derfor ikke måles på, hvor meget arbejde systemet overtager.</w:t>
      </w:r>
    </w:p>
    <w:p w14:paraId="7B0FF6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på, om lægens dømmekraft bliver stærkere over tid.</w:t>
      </w:r>
    </w:p>
    <w:p w14:paraId="7C1368CC"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svære designopgave</w:t>
      </w:r>
    </w:p>
    <w:p w14:paraId="46199D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relativt enkelt at bygge et system, der giver svar.</w:t>
      </w:r>
    </w:p>
    <w:p w14:paraId="6675BB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langt vanskeligere at bygge et system, der udvikler brugeren.</w:t>
      </w:r>
    </w:p>
    <w:p w14:paraId="5E109D6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tilbageholdenhed.</w:t>
      </w:r>
    </w:p>
    <w:p w14:paraId="5BFBB75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Forklaringer.</w:t>
      </w:r>
    </w:p>
    <w:p w14:paraId="6E6BE9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Gennemsigtighed.</w:t>
      </w:r>
    </w:p>
    <w:p w14:paraId="4CD302D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Spørgsmål.</w:t>
      </w:r>
    </w:p>
    <w:p w14:paraId="53F4F40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Mulighed for uenighed.</w:t>
      </w:r>
    </w:p>
    <w:p w14:paraId="437AC53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Respekt for menneskelig dømmekraft.</w:t>
      </w:r>
    </w:p>
    <w:p w14:paraId="5AC8839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er designet af et kognitivt system ikke kun et teknisk problem.</w:t>
      </w:r>
    </w:p>
    <w:p w14:paraId="5E09B0F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et pædagogisk og et etisk problem.</w:t>
      </w:r>
    </w:p>
    <w:p w14:paraId="7EAA09A9"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59E44A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teknologi, der gør læger mindre nødvendige.</w:t>
      </w:r>
    </w:p>
    <w:p w14:paraId="61886AE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teknologi, der gør læger bedre.</w:t>
      </w:r>
    </w:p>
    <w:p w14:paraId="3F7345A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hurtigere.</w:t>
      </w:r>
    </w:p>
    <w:p w14:paraId="230D0A5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mere lydige.</w:t>
      </w:r>
    </w:p>
    <w:p w14:paraId="6415F7C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mere afhængige.</w:t>
      </w:r>
    </w:p>
    <w:p w14:paraId="5AF8252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bedre til at forstå.</w:t>
      </w:r>
    </w:p>
    <w:p w14:paraId="6D5F2F7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Bedre til at ræsonnere.</w:t>
      </w:r>
    </w:p>
    <w:p w14:paraId="3AE5AF8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Bedre til at tage ansvar.</w:t>
      </w:r>
    </w:p>
    <w:p w14:paraId="574616D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et kognitivt system lykkes med det, forbedrer det ikke blot konsultationen.</w:t>
      </w:r>
    </w:p>
    <w:p w14:paraId="4883CA9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udvikler professionen.</w:t>
      </w:r>
    </w:p>
    <w:p w14:paraId="72477F62"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5267EE09" w14:textId="77777777" w:rsidR="00DA019D" w:rsidRDefault="00DA019D" w:rsidP="00DA019D">
      <w:commentRangeStart w:id="4"/>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bør ikke alene forbedre beslutningerne.</w:t>
      </w:r>
      <w:commentRangeEnd w:id="4"/>
      <w:r>
        <w:commentReference w:id="4"/>
      </w:r>
    </w:p>
    <w:p w14:paraId="0C4EFB0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Det bør forbedre menneskets evne til at træffe dem.</w:t>
      </w:r>
    </w:p>
    <w:p w14:paraId="19A25B1F"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68003A61" w14:textId="77777777" w:rsidR="00DA019D" w:rsidRDefault="00DA019D">
      <w:pPr>
        <w:pStyle w:val="CortexBullet"/>
        <w:keepNext/>
        <w:keepLines/>
        <w:numPr>
          <w:ilvl w:val="0"/>
          <w:numId w:val="7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Kognitive redskaber ændrer ikke kun arbejdsgange, men også den måde, mennesker tænker på.</w:t>
      </w:r>
    </w:p>
    <w:p w14:paraId="6BCC8B8E" w14:textId="77777777" w:rsidR="00DA019D" w:rsidRDefault="00DA019D">
      <w:pPr>
        <w:pStyle w:val="CortexBullet"/>
        <w:keepNext/>
        <w:keepLines/>
        <w:numPr>
          <w:ilvl w:val="0"/>
          <w:numId w:val="7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 xml:space="preserve">Den største risiko er ikke synlige fejl, men en gradvis svækkelse af aktiv klinisk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112AB24" w14:textId="77777777" w:rsidR="00DA019D" w:rsidRDefault="00DA019D">
      <w:pPr>
        <w:pStyle w:val="CortexBullet"/>
        <w:keepNext/>
        <w:keepLines/>
        <w:numPr>
          <w:ilvl w:val="0"/>
          <w:numId w:val="7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Dømmekraft vedligeholdes gennem aktiv brug og refleksion.</w:t>
      </w:r>
    </w:p>
    <w:p w14:paraId="643C54C6" w14:textId="77777777" w:rsidR="00DA019D" w:rsidRDefault="00DA019D">
      <w:pPr>
        <w:pStyle w:val="CortexBullet"/>
        <w:keepNext/>
        <w:keepLines/>
        <w:numPr>
          <w:ilvl w:val="0"/>
          <w:numId w:val="7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godt kognitivt system udvikler brugerens kompetencer frem for at skabe afhængighed.</w:t>
      </w:r>
    </w:p>
    <w:p w14:paraId="798D21D1" w14:textId="77777777" w:rsidR="00DA019D" w:rsidRDefault="00DA019D">
      <w:pPr>
        <w:pStyle w:val="CortexBullet"/>
        <w:keepNext w:val="0"/>
        <w:keepLines/>
        <w:numPr>
          <w:ilvl w:val="0"/>
          <w:numId w:val="77"/>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Design af kognitive systemer er både en teknisk, pædagogisk og etisk opgave.</w:t>
      </w:r>
    </w:p>
    <w:p w14:paraId="6C86E18D"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26 – Den vigtigste teknologi er stadig konsultationen</w:t>
      </w:r>
    </w:p>
    <w:p w14:paraId="2F13DCDD"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“Teknologi behandler ikke patienter. Det gør mennesker. Teknologi kan kun forbedre betingelserne for mødet mellem dem.”</w:t>
      </w:r>
    </w:p>
    <w:p w14:paraId="1D44668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Vi risikerer at fokusere på det forkerte</w:t>
      </w:r>
    </w:p>
    <w:p w14:paraId="5AF7A0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ny teknologi diskuteres, handler samtalen næsten altid om teknologien.</w:t>
      </w:r>
    </w:p>
    <w:p w14:paraId="679704D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 intelligent den er.</w:t>
      </w:r>
    </w:p>
    <w:p w14:paraId="0940BD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 præcis den er.</w:t>
      </w:r>
    </w:p>
    <w:p w14:paraId="582871B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 hurtigt den arbejder.</w:t>
      </w:r>
    </w:p>
    <w:p w14:paraId="71A37C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ingen patient bestiller tid hos sin praktiserende læge for at møde teknologi.</w:t>
      </w:r>
    </w:p>
    <w:p w14:paraId="055EAC1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kommer for at blive forstået.</w:t>
      </w:r>
    </w:p>
    <w:p w14:paraId="1E4A61A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væsentlig forskel.</w:t>
      </w:r>
    </w:p>
    <w:p w14:paraId="3BE6126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Teknologien er aldrig destinationen.</w:t>
      </w:r>
    </w:p>
    <w:p w14:paraId="099173C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kun en del af vejen.</w:t>
      </w:r>
    </w:p>
    <w:p w14:paraId="1FA7E2D0"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Konsultationen er medicinens arbejdsplads</w:t>
      </w:r>
    </w:p>
    <w:p w14:paraId="67D9C5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 hele bogen har vi beskrevet konsultationen som mere end en samtale.</w:t>
      </w:r>
    </w:p>
    <w:p w14:paraId="2FE66A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her, symptomer bliver til hypoteser.</w:t>
      </w:r>
    </w:p>
    <w:p w14:paraId="0BC7F2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Bekymringer bliver til spørgsmål.</w:t>
      </w:r>
    </w:p>
    <w:p w14:paraId="3720189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Usikkerhed bliver til beslutninger.</w:t>
      </w:r>
    </w:p>
    <w:p w14:paraId="3C2642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medicinsk viden bliver til individuel behandling.</w:t>
      </w:r>
    </w:p>
    <w:p w14:paraId="226E7A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er derfor ikke blot rammen om medicinen.</w:t>
      </w:r>
    </w:p>
    <w:p w14:paraId="61A108D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stedet, hvor medicin bliver praktiseret.</w:t>
      </w:r>
    </w:p>
    <w:p w14:paraId="12A2FF2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vi forbedrer konsultationen, forbedrer vi medicinen.</w:t>
      </w:r>
    </w:p>
    <w:p w14:paraId="01DD7B5B"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Alt andet er støtte</w:t>
      </w:r>
    </w:p>
    <w:p w14:paraId="1B5F13A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Journalen er støtte.</w:t>
      </w:r>
    </w:p>
    <w:p w14:paraId="4BCD992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Laboratoriet er støtte.</w:t>
      </w:r>
    </w:p>
    <w:p w14:paraId="502150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Billeddiagnostik er støtte.</w:t>
      </w:r>
    </w:p>
    <w:p w14:paraId="39A92F6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Kliniske retningslinjer er støtte.</w:t>
      </w:r>
    </w:p>
    <w:p w14:paraId="466E0A3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støtte.</w:t>
      </w:r>
    </w:p>
    <w:p w14:paraId="0A4B23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Ingen af disse elementer er målet.</w:t>
      </w:r>
    </w:p>
    <w:p w14:paraId="52392E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 eksisterer, fordi de skal hjælpe lægen med at forstå patienten bedre og træffe klogere beslutninger.</w:t>
      </w:r>
    </w:p>
    <w:p w14:paraId="6434DF3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støtten bliver vigtigere end mødet, mister vi orienteringen.</w:t>
      </w:r>
    </w:p>
    <w:p w14:paraId="5FBA565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del w:id="1028" w:author="Cortex-redaktionen" w:date="2026-07-21T16:29:27Z">
        <w:r>
          <w:rPr>
            <w:rFonts w:ascii="AppleSystemUIFontBold" w:hAnsi="AppleSystemUIFontBold" w:cs="AppleSystemUIFontBold"/>
            <w:b/>
            <w:bCs/>
            <w:kern w:val="0"/>
            <w:sz w:val="26"/>
            <w:szCs w:val="26"/>
            <w:lang w:val="da-DK"/>
          </w:rPr>
          <w:delText>Den vigtigste ressource er ikke tid</w:delText>
        </w:r>
      </w:del>
      <w:ins w:id="1029" w:author="Cortex-redaktionen" w:date="2026-07-21T16:29:27Z">
        <w:r>
          <w:rPr>
            <w:rFonts w:ascii="AppleSystemUIFontBold" w:hAnsi="AppleSystemUIFontBold" w:cs="AppleSystemUIFontBold"/>
            <w:b/>
            <w:bCs/>
            <w:kern w:val="0"/>
            <w:sz w:val="26"/>
            <w:szCs w:val="26"/>
            <w:lang w:val="da-DK"/>
          </w:rPr>
          <w:t>Opmærksomhed er en knap ressource</w:t>
        </w:r>
      </w:ins>
    </w:p>
    <w:p w14:paraId="385D83D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at læger mangler tid.</w:t>
      </w:r>
    </w:p>
    <w:p w14:paraId="5BD909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Det er rigtigt.</w:t>
      </w:r>
    </w:p>
    <w:p w14:paraId="571C15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tid er kun værdifuld, hvis den omsættes til kvalitet.</w:t>
      </w:r>
    </w:p>
    <w:p w14:paraId="038EA88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egentlige knappe ressource er opmærksomhed.</w:t>
      </w:r>
    </w:p>
    <w:p w14:paraId="700D9B0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på ti minutter med fuld opmærksomhed kan være mere værdifuld end en konsultation på tyve minutter præget af afbrydelser, informationssøgning og administrativt pres.</w:t>
      </w:r>
    </w:p>
    <w:p w14:paraId="44C152F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handler et kognitivt system ikke først og fremmest om effektivitet.</w:t>
      </w:r>
    </w:p>
    <w:p w14:paraId="304B3C1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handler om at beskytte lægens mulighed for at være mentalt til stede.</w:t>
      </w:r>
    </w:p>
    <w:p w14:paraId="6E3E3A33"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Nærvær er en klinisk kompetence</w:t>
      </w:r>
    </w:p>
    <w:p w14:paraId="42BD2E9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beskriver ofte nærvær som noget menneskeligt.</w:t>
      </w:r>
    </w:p>
    <w:p w14:paraId="15A775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det.</w:t>
      </w:r>
    </w:p>
    <w:p w14:paraId="16A02C8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det er også en klinisk kompetence.</w:t>
      </w:r>
    </w:p>
    <w:p w14:paraId="3D79B9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læge, der er mentalt til stede, opdager flere nuancer.</w:t>
      </w:r>
    </w:p>
    <w:p w14:paraId="63DA4D8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Stiller bedre spørgsmål.</w:t>
      </w:r>
    </w:p>
    <w:p w14:paraId="4707C6B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Lytter mere præcist.</w:t>
      </w:r>
    </w:p>
    <w:p w14:paraId="2B760CD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Opfanger usikkerhed.</w:t>
      </w:r>
    </w:p>
    <w:p w14:paraId="7ADD5A0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Forklarer klarere.</w:t>
      </w:r>
    </w:p>
    <w:p w14:paraId="0D74C0B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Nærvær er derfor ikke blot en kvalitet i relationen.</w:t>
      </w:r>
    </w:p>
    <w:p w14:paraId="64F9683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en kvalitet i den kliniske tænkning.</w:t>
      </w:r>
    </w:p>
    <w:p w14:paraId="7A3887E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del w:id="1030" w:author="Cortex-redaktionen" w:date="2026-07-21T16:29:27Z">
        <w:r>
          <w:rPr>
            <w:rFonts w:ascii="AppleSystemUIFontBold" w:hAnsi="AppleSystemUIFontBold" w:cs="AppleSystemUIFontBold"/>
            <w:b/>
            <w:bCs/>
            <w:kern w:val="0"/>
            <w:sz w:val="26"/>
            <w:szCs w:val="26"/>
            <w:lang w:val="da-DK"/>
          </w:rPr>
          <w:delText>Den bedste teknologi bliver usynlig</w:delText>
        </w:r>
      </w:del>
      <w:ins w:id="1031" w:author="Cortex-redaktionen" w:date="2026-07-21T16:29:27Z">
        <w:r>
          <w:rPr>
            <w:rFonts w:ascii="AppleSystemUIFontBold" w:hAnsi="AppleSystemUIFontBold" w:cs="AppleSystemUIFontBold"/>
            <w:b/>
            <w:bCs/>
            <w:kern w:val="0"/>
            <w:sz w:val="26"/>
            <w:szCs w:val="26"/>
            <w:lang w:val="da-DK"/>
          </w:rPr>
          <w:t>Den bedste teknologi kræver kun den opmærksomhed, dens bidrag berettiger</w:t>
        </w:r>
      </w:ins>
    </w:p>
    <w:p w14:paraId="0A0CAA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del w:id="1032" w:author="Cortex-redaktionen" w:date="2026-07-21T16:29:27Z">
        <w:r>
          <w:rPr>
            <w:rFonts w:ascii="AppleSystemUIFont" w:hAnsi="AppleSystemUIFont" w:cs="AppleSystemUIFont"/>
            <w:kern w:val="0"/>
            <w:sz w:val="26"/>
            <w:szCs w:val="26"/>
            <w:lang w:val="da-DK"/>
          </w:rPr>
          <w:delText>Vi lægger sjældent mærke til de bedste redskaber.</w:delText>
        </w:r>
      </w:del>
      <w:ins w:id="1033" w:author="Cortex-redaktionen" w:date="2026-07-21T16:29:27Z">
        <w:r>
          <w:rPr>
            <w:rFonts w:ascii="AppleSystemUIFont" w:hAnsi="AppleSystemUIFont" w:cs="AppleSystemUIFont"/>
            <w:kern w:val="0"/>
            <w:sz w:val="26"/>
            <w:szCs w:val="26"/>
            <w:lang w:val="da-DK"/>
          </w:rPr>
          <w:t>De bedste redskaber træder i baggrunden, når de har løst deres opgave.</w:t>
        </w:r>
      </w:ins>
    </w:p>
    <w:p w14:paraId="1B46F9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 er ubetydelige.</w:t>
      </w:r>
    </w:p>
    <w:p w14:paraId="37906C3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 gør deres arbejde uden at tage opmærksomheden fra det væsentlige.</w:t>
      </w:r>
    </w:p>
    <w:p w14:paraId="7FBB38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samme bør gælde et kognitivt system.</w:t>
      </w:r>
    </w:p>
    <w:p w14:paraId="3C38768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fungerer godt, bliver det ikke konsultationens centrum.</w:t>
      </w:r>
    </w:p>
    <w:p w14:paraId="3B64A67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bliver en stille struktur under den.</w:t>
      </w:r>
    </w:p>
    <w:p w14:paraId="70C8F9D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møder ikke Cortex.</w:t>
      </w:r>
    </w:p>
    <w:p w14:paraId="651D656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Patienten møder en læge, der har bedre betingelser for at være læge.</w:t>
      </w:r>
    </w:p>
    <w:p w14:paraId="76D3510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Kvaliteten af et system måles i kvaliteten af mødet</w:t>
      </w:r>
    </w:p>
    <w:p w14:paraId="521CD5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fristende at måle teknologi på hastighed.</w:t>
      </w:r>
    </w:p>
    <w:p w14:paraId="117219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Produktivitet.</w:t>
      </w:r>
    </w:p>
    <w:p w14:paraId="5F0E33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Antal funktioner.</w:t>
      </w:r>
    </w:p>
    <w:p w14:paraId="5F787CF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Præcision.</w:t>
      </w:r>
    </w:p>
    <w:p w14:paraId="43410CD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Disse mål er nødvendige.</w:t>
      </w:r>
    </w:p>
    <w:p w14:paraId="5B22A1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 er utilstrækkelige.</w:t>
      </w:r>
    </w:p>
    <w:p w14:paraId="636A120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afgørende spørgsmål er ikke:</w:t>
      </w:r>
    </w:p>
    <w:p w14:paraId="6133900B"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 godt fungerer systemet?”</w:t>
      </w:r>
    </w:p>
    <w:p w14:paraId="6AFA00A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afgørende spørgsmål er:</w:t>
      </w:r>
    </w:p>
    <w:p w14:paraId="5AD41CEB"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“Hvordan påvirker systemet kvaliteten af konsultationen?”</w:t>
      </w:r>
    </w:p>
    <w:p w14:paraId="6D88D8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mødet bliver mere fragmenteret, har teknologien fejlet.</w:t>
      </w:r>
    </w:p>
    <w:p w14:paraId="386B966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Hvis mødet bliver mere fokuseret, har den skabt værdi.</w:t>
      </w:r>
    </w:p>
    <w:p w14:paraId="6D85A260"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er ikke bogens hovedperson</w:t>
      </w:r>
    </w:p>
    <w:p w14:paraId="09C7D39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kan lyde paradoksalt.</w:t>
      </w:r>
    </w:p>
    <w:p w14:paraId="6C7C66E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denne bog handler ikke om Cortex.</w:t>
      </w:r>
    </w:p>
    <w:p w14:paraId="4950FEF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om konsultationen.</w:t>
      </w:r>
    </w:p>
    <w:p w14:paraId="1680552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blot det redskab, der har fået os til at stille et gammelt spørgsmål på en ny måde:</w:t>
      </w:r>
    </w:p>
    <w:p w14:paraId="07217AF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Hvordan beskytter vi kvaliteten af mødet mellem læge og patient i en stadig mere kompleks verden?</w:t>
      </w:r>
    </w:p>
    <w:p w14:paraId="13D0F6B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spørgsmål vil være vigtigt, længe efter at den teknologi, vi beskriver i dag, er blevet afløst af noget andet.</w:t>
      </w:r>
    </w:p>
    <w:p w14:paraId="427B346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1F639F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ikke at bygge et system, der imponerer med sin intelligens.</w:t>
      </w:r>
    </w:p>
    <w:p w14:paraId="72C7174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ønsker at skabe bedre betingelser for den samtale, hvor et menneske søger hjælp, og et andet menneske påtager sig ansvaret for at hjælpe.</w:t>
      </w:r>
    </w:p>
    <w:p w14:paraId="4616EF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dér, medicin bliver til.</w:t>
      </w:r>
    </w:p>
    <w:p w14:paraId="6AAA31D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det er dér, Cortex enten viser sin værdi – eller mister sin berettigelse.</w:t>
      </w:r>
    </w:p>
    <w:p w14:paraId="024BB11A"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258ED8A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Et kognitivt system er kun værdifuldt i det omfang, det forbedrer kvaliteten af konsultationen.</w:t>
      </w:r>
    </w:p>
    <w:p w14:paraId="1321DD00"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Kerneindsigter</w:t>
      </w:r>
    </w:p>
    <w:p w14:paraId="390AF1A2" w14:textId="77777777" w:rsidR="00DA019D" w:rsidRDefault="00DA019D">
      <w:pPr>
        <w:pStyle w:val="CortexBullet"/>
        <w:keepNext/>
        <w:keepLines/>
        <w:numPr>
          <w:ilvl w:val="0"/>
          <w:numId w:val="7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Konsultationen er medicinens centrale arbejdsrum; al teknologi er sekundær i forhold til dette møde.</w:t>
      </w:r>
    </w:p>
    <w:p w14:paraId="73E4A080" w14:textId="77777777" w:rsidR="00DA019D" w:rsidRDefault="00DA019D">
      <w:pPr>
        <w:pStyle w:val="CortexBullet"/>
        <w:keepNext/>
        <w:keepLines/>
        <w:numPr>
          <w:ilvl w:val="0"/>
          <w:numId w:val="7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Kognitive systemer skal beskytte lægens opmærksomhed og mentale tilstedeværelse, ikke blot spare tid.</w:t>
      </w:r>
    </w:p>
    <w:p w14:paraId="24EE47BC" w14:textId="77777777" w:rsidR="00DA019D" w:rsidRDefault="00DA019D">
      <w:pPr>
        <w:pStyle w:val="CortexBullet"/>
        <w:keepNext/>
        <w:keepLines/>
        <w:numPr>
          <w:ilvl w:val="0"/>
          <w:numId w:val="7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Nærvær er både en relationel og en klinisk kompetence.</w:t>
      </w:r>
    </w:p>
    <w:p w14:paraId="6442CD16" w14:textId="77777777" w:rsidR="00DA019D" w:rsidRDefault="00DA019D">
      <w:pPr>
        <w:pStyle w:val="CortexBullet"/>
        <w:keepNext/>
        <w:keepLines/>
        <w:numPr>
          <w:ilvl w:val="0"/>
          <w:numId w:val="7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 bør vurderes på dens indflydelse på kvaliteten af konsultationen – ikke kun på dens tekniske egenskaber.</w:t>
      </w:r>
    </w:p>
    <w:p w14:paraId="71C2C45E" w14:textId="77777777" w:rsidR="00DA019D" w:rsidRDefault="00DA019D">
      <w:pPr>
        <w:pStyle w:val="CortexBullet"/>
        <w:keepNext w:val="0"/>
        <w:keepLines/>
        <w:numPr>
          <w:ilvl w:val="0"/>
          <w:numId w:val="78"/>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bedste teknologi træder i baggrunden og giver plads til det, der er vigtigst: mødet mellem læge og patient.</w:t>
      </w:r>
    </w:p>
    <w:p w14:paraId="5860AC99" w14:textId="77777777" w:rsidR="00DA019D" w:rsidRDefault="00DA019D" w:rsidP="00DA019D">
      <w:pPr>
        <w:pStyle w:val="Overskrift1"/>
        <w:pageBreakBefore/>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Kapitel 27 – Den højeste form for intelligens er forståelse</w:t>
      </w:r>
    </w:p>
    <w:p w14:paraId="61C7E705" w14:textId="77777777" w:rsidR="00DA019D" w:rsidRDefault="00DA019D" w:rsidP="00DA019D">
      <w:pPr>
        <w:pStyle w:val="ChapterEpigraph"/>
        <w:autoSpaceDE w:val="0"/>
        <w:autoSpaceDN w:val="0"/>
        <w:adjustRightInd w:val="0"/>
        <w:rPr>
          <w:rFonts w:ascii="AppleSystemUIFont" w:hAnsi="AppleSystemUIFont" w:cs="AppleSystemUIFont"/>
          <w:kern w:val="0"/>
          <w:sz w:val="26"/>
          <w:szCs w:val="26"/>
          <w:lang w:val="da-DK"/>
        </w:rPr>
      </w:pPr>
      <w:r>
        <w:rPr>
          <w:rFonts w:ascii="AppleSystemUIFontItalic" w:hAnsi="AppleSystemUIFontItalic" w:cs="AppleSystemUIFontItalic"/>
          <w:i/>
          <w:iCs/>
          <w:kern w:val="0"/>
          <w:sz w:val="26"/>
          <w:szCs w:val="26"/>
          <w:lang w:val="da-DK"/>
        </w:rPr>
        <w:t>“Vi søger ikke intelligens for intelligensens skyld. Vi søger den, fordi bedre forståelse giver mulighed for bedre handling.”</w:t>
      </w:r>
    </w:p>
    <w:p w14:paraId="2B867AA0"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Intelligens er aldrig målet</w:t>
      </w:r>
    </w:p>
    <w:p w14:paraId="677B5E3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taler ofte om intelligens, som om den var en egenskab med værdi i sig selv.</w:t>
      </w:r>
    </w:p>
    <w:p w14:paraId="71194C1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intelligens.</w:t>
      </w:r>
    </w:p>
    <w:p w14:paraId="2EC17E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regnekraft.</w:t>
      </w:r>
    </w:p>
    <w:p w14:paraId="0791162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viden.</w:t>
      </w:r>
    </w:p>
    <w:p w14:paraId="00FB254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Mere præcision.</w:t>
      </w:r>
    </w:p>
    <w:p w14:paraId="4C9F74F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intelligens er ikke et mål.</w:t>
      </w:r>
    </w:p>
    <w:p w14:paraId="025A360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et middel.</w:t>
      </w:r>
    </w:p>
    <w:p w14:paraId="409060A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Dens værdi afhænger af, hvad den gør muligt.</w:t>
      </w:r>
    </w:p>
    <w:p w14:paraId="6D5B5C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 medicin er formålet ikke at demonstrere intelligens.</w:t>
      </w:r>
    </w:p>
    <w:p w14:paraId="3ACE08F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Formålet er at hjælpe mennesker.</w:t>
      </w:r>
    </w:p>
    <w:p w14:paraId="5B8974C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At vide er ikke det samme som at forstå</w:t>
      </w:r>
    </w:p>
    <w:p w14:paraId="3A3F30C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 historien har medicinen fået adgang til stadig mere viden.</w:t>
      </w:r>
    </w:p>
    <w:p w14:paraId="5AFF8D7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undersøgelser.</w:t>
      </w:r>
    </w:p>
    <w:p w14:paraId="5F78C74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biomarkører.</w:t>
      </w:r>
    </w:p>
    <w:p w14:paraId="7531E46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billeder.</w:t>
      </w:r>
    </w:p>
    <w:p w14:paraId="12BAB191"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Flere data.</w:t>
      </w:r>
    </w:p>
    <w:p w14:paraId="2E6393B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har gjort os klogere.</w:t>
      </w:r>
    </w:p>
    <w:p w14:paraId="1C3C458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ikke nødvendigvis mere forstående.</w:t>
      </w:r>
    </w:p>
    <w:p w14:paraId="2E52DE4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Forståelse opstår først, når viden sættes ind i en sammenhæng.</w:t>
      </w:r>
    </w:p>
    <w:p w14:paraId="02956D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fortolkes.</w:t>
      </w:r>
    </w:p>
    <w:p w14:paraId="17421B2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afvejes.</w:t>
      </w:r>
    </w:p>
    <w:p w14:paraId="7E1FB75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giver mening for det menneske, den vedrører.</w:t>
      </w:r>
    </w:p>
    <w:p w14:paraId="55FF7BE9"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Forståelse ændrer handling</w:t>
      </w:r>
    </w:p>
    <w:p w14:paraId="7C373F5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konsultation lykkes ikke, fordi lægen har flest fakta.</w:t>
      </w:r>
    </w:p>
    <w:p w14:paraId="3FF8238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lykkes, når patient og læge når frem til en fælles forståelse af situationen.</w:t>
      </w:r>
    </w:p>
    <w:p w14:paraId="6A64D14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fejler jeg?</w:t>
      </w:r>
    </w:p>
    <w:p w14:paraId="640A353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Hvorfor sker det?</w:t>
      </w:r>
    </w:p>
    <w:p w14:paraId="5FAD43E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Hvad er vi usikre på?</w:t>
      </w:r>
    </w:p>
    <w:p w14:paraId="09A4A7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Hvad gør vi nu?</w:t>
      </w:r>
    </w:p>
    <w:p w14:paraId="70A32E6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Forståelse er ikke konsultationens afslutning.</w:t>
      </w:r>
    </w:p>
    <w:p w14:paraId="7DA85D6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er det, der gør handling mulig.</w:t>
      </w:r>
    </w:p>
    <w:p w14:paraId="4905C261"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Derfor er dømmekraft vigtigere end beregning</w:t>
      </w:r>
    </w:p>
    <w:p w14:paraId="56AB0E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beregning kan være korrekt.</w:t>
      </w:r>
    </w:p>
    <w:p w14:paraId="7EF83C9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algoritme kan være præcis.</w:t>
      </w:r>
    </w:p>
    <w:p w14:paraId="230A12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En model kan være imponerende.</w:t>
      </w:r>
    </w:p>
    <w:p w14:paraId="1701C21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ingen af delene ved, hvad der betyder mest for dette menneske lige nu.</w:t>
      </w:r>
    </w:p>
    <w:p w14:paraId="58DCAC2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kræver dømmekraft.</w:t>
      </w:r>
    </w:p>
    <w:p w14:paraId="2E234E6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dømmekraft står i modsætning til data.</w:t>
      </w:r>
    </w:p>
    <w:p w14:paraId="4595902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forbinder data med menneskelige værdier, kontekst og ansvar.</w:t>
      </w:r>
    </w:p>
    <w:p w14:paraId="54621227"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Cortex er kun værdifuldt, hvis det skaber forståelse</w:t>
      </w:r>
    </w:p>
    <w:p w14:paraId="4FB8B17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Gennem hele bogen har vi beskrevet Cortex som et kognitivt operativsystem.</w:t>
      </w:r>
    </w:p>
    <w:p w14:paraId="5E196E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verden mangler software.</w:t>
      </w:r>
    </w:p>
    <w:p w14:paraId="030F4BA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klinisk forståelse er vanskelig.</w:t>
      </w:r>
    </w:p>
    <w:p w14:paraId="576265E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gør journalen hurtigere, men forståelsen dårligere, har systemet fejlet.</w:t>
      </w:r>
    </w:p>
    <w:p w14:paraId="5160D4B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Hvis Cortex gør </w:t>
      </w:r>
      <w:proofErr w:type="spellStart"/>
      <w:r>
        <w:rPr>
          <w:rFonts w:ascii="AppleSystemUIFont" w:hAnsi="AppleSystemUIFont" w:cs="AppleSystemUIFont"/>
          <w:kern w:val="0"/>
          <w:sz w:val="26"/>
          <w:szCs w:val="26"/>
          <w:lang w:val="da-DK"/>
        </w:rPr>
        <w:t>ræsonneringen</w:t>
      </w:r>
      <w:proofErr w:type="spellEnd"/>
      <w:r>
        <w:rPr>
          <w:rFonts w:ascii="AppleSystemUIFont" w:hAnsi="AppleSystemUIFont" w:cs="AppleSystemUIFont"/>
          <w:kern w:val="0"/>
          <w:sz w:val="26"/>
          <w:szCs w:val="26"/>
          <w:lang w:val="da-DK"/>
        </w:rPr>
        <w:t xml:space="preserve"> hurtigere, men dømmekraften svagere, har systemet fejlet.</w:t>
      </w:r>
    </w:p>
    <w:p w14:paraId="24A89E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Cortex derimod hjælper lægen til at forstå patienten bedre, har det opfyldt sit formål.</w:t>
      </w:r>
    </w:p>
    <w:p w14:paraId="2663E0F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Det er også en etik</w:t>
      </w:r>
    </w:p>
    <w:p w14:paraId="68062B9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har ofte behandlet etik som et spørgsmål om regler.</w:t>
      </w:r>
    </w:p>
    <w:p w14:paraId="1C250AE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Privatliv.</w:t>
      </w:r>
    </w:p>
    <w:p w14:paraId="4ED3665D"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Datasikkerhed.</w:t>
      </w:r>
    </w:p>
    <w:p w14:paraId="7FFE8FC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Ansvar.</w:t>
      </w:r>
    </w:p>
    <w:p w14:paraId="6DC835E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Alt dette er vigtigt.</w:t>
      </w:r>
    </w:p>
    <w:p w14:paraId="04E0035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der findes en mere grundlæggende etik.</w:t>
      </w:r>
    </w:p>
    <w:p w14:paraId="65E551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At teknologi skal tjene menneskelig forståelse.</w:t>
      </w:r>
    </w:p>
    <w:p w14:paraId="4C398A9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omvendt.</w:t>
      </w:r>
    </w:p>
    <w:p w14:paraId="743ECDB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teknologien bliver et mål i sig selv, mister vi retningen.</w:t>
      </w:r>
    </w:p>
    <w:p w14:paraId="3881F8B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Når den forbedrer forståelsen mellem mennesker, opfylder den sit formål.</w:t>
      </w:r>
    </w:p>
    <w:p w14:paraId="4ED32F11"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Derfor begynder og slutter medicin det samme sted</w:t>
      </w:r>
    </w:p>
    <w:p w14:paraId="1B00F57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Denne bog begyndte med konsultationen.</w:t>
      </w:r>
    </w:p>
    <w:p w14:paraId="1D2B1B9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ikke tilfældigt.</w:t>
      </w:r>
    </w:p>
    <w:p w14:paraId="1BE22CD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For konsultationen er det sted, hvor medicinsk viden bliver til forståelse.</w:t>
      </w:r>
    </w:p>
    <w:p w14:paraId="545C3F5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hvor forståelse bliver til handling.</w:t>
      </w:r>
    </w:p>
    <w:p w14:paraId="3DF26084"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Derfor vender vi tilbage hertil.</w:t>
      </w:r>
    </w:p>
    <w:p w14:paraId="0041AFA2"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teknologien er uvigtig.</w:t>
      </w:r>
    </w:p>
    <w:p w14:paraId="3524FB5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teknologien altid må stå i tjeneste for noget større.</w:t>
      </w:r>
    </w:p>
    <w:p w14:paraId="47AAD7AD" w14:textId="77777777" w:rsidR="00DA019D" w:rsidRDefault="00DA019D" w:rsidP="00DA019D">
      <w:commentRangeStart w:id="5"/>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lastRenderedPageBreak/>
        <w:t>Cortex er ikke bogens egentlige emne</w:t>
      </w:r>
      <w:commentRangeEnd w:id="5"/>
      <w:r>
        <w:commentReference w:id="5"/>
      </w:r>
    </w:p>
    <w:p w14:paraId="07C9D6C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Man kunne tro, at denne bog handler om Cortex.</w:t>
      </w:r>
    </w:p>
    <w:p w14:paraId="7B6B75A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gør den kun delvist.</w:t>
      </w:r>
    </w:p>
    <w:p w14:paraId="0D0537A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Den handler om almen praksis.</w:t>
      </w:r>
    </w:p>
    <w:p w14:paraId="37FD408A"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klinisk tænkning.</w:t>
      </w:r>
    </w:p>
    <w:p w14:paraId="1CACE23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usikkerhed.</w:t>
      </w:r>
    </w:p>
    <w:p w14:paraId="4F349A6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opmærksomhed.</w:t>
      </w:r>
    </w:p>
    <w:p w14:paraId="221E58C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dømmekraft.</w:t>
      </w:r>
    </w:p>
    <w:p w14:paraId="2370515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Om relationen mellem læge og patient.</w:t>
      </w:r>
    </w:p>
    <w:p w14:paraId="1F58AB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Cortex er blot den anledning, der gjorde det muligt at undersøge disse spørgsmål på ny.</w:t>
      </w:r>
    </w:p>
    <w:p w14:paraId="087B9CD8"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bogen har én ambition, er det derfor ikke at beskrive et system.</w:t>
      </w:r>
    </w:p>
    <w:p w14:paraId="7C061ADC"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Det er at formulere en filosofi for, hvordan teknologi kan styrke – snarere end erstatte – menneskelig dømmekraft.</w:t>
      </w:r>
    </w:p>
    <w:p w14:paraId="6A9F9638"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egentlige ambition</w:t>
      </w:r>
    </w:p>
    <w:p w14:paraId="0FB33E97"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bygger ikke kognitive systemer, fordi mennesker tænker dårligt.</w:t>
      </w:r>
    </w:p>
    <w:p w14:paraId="1FBAC2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 bygger dem, fordi medicin er blevet så kompleks, at god tænkning fortjener bedre betingelser.</w:t>
      </w:r>
    </w:p>
    <w:p w14:paraId="7051E403"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Hvis teknologien kan beskytte opmærksomhed.</w:t>
      </w:r>
    </w:p>
    <w:p w14:paraId="30425345"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 xml:space="preserve">Understøtte </w:t>
      </w:r>
      <w:proofErr w:type="spellStart"/>
      <w:r>
        <w:rPr>
          <w:rFonts w:ascii="AppleSystemUIFont" w:hAnsi="AppleSystemUIFont" w:cs="AppleSystemUIFont"/>
          <w:kern w:val="0"/>
          <w:sz w:val="26"/>
          <w:szCs w:val="26"/>
          <w:lang w:val="da-DK"/>
        </w:rPr>
        <w:t>ræsonnering</w:t>
      </w:r>
      <w:proofErr w:type="spellEnd"/>
      <w:r>
        <w:rPr>
          <w:rFonts w:ascii="AppleSystemUIFont" w:hAnsi="AppleSystemUIFont" w:cs="AppleSystemUIFont"/>
          <w:kern w:val="0"/>
          <w:sz w:val="26"/>
          <w:szCs w:val="26"/>
          <w:lang w:val="da-DK"/>
        </w:rPr>
        <w:t>.</w:t>
      </w:r>
    </w:p>
    <w:p w14:paraId="29B1EC8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Udvide forståelse.</w:t>
      </w:r>
    </w:p>
    <w:p w14:paraId="621D57D0"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Og styrke dømmekraft.</w:t>
      </w:r>
    </w:p>
    <w:p w14:paraId="1E8F5BEB"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lastRenderedPageBreak/>
        <w:t>Så har den opfyldt sit formål.</w:t>
      </w:r>
    </w:p>
    <w:p w14:paraId="56085DB9"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Ikke fordi den blev intelligent.</w:t>
      </w:r>
    </w:p>
    <w:p w14:paraId="1A9E8C9F"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Men fordi den gjorde mennesker bedre i stand til at forstå hinanden.</w:t>
      </w:r>
    </w:p>
    <w:p w14:paraId="2774C1FD"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Kerneprincip</w:t>
      </w:r>
    </w:p>
    <w:p w14:paraId="2D25EBEE"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højeste form for intelligens er ikke at have de rigtige svar.</w:t>
      </w:r>
    </w:p>
    <w:p w14:paraId="734A6D06" w14:textId="77777777" w:rsidR="00DA019D" w:rsidRDefault="00DA019D" w:rsidP="00DA019D">
      <w:pPr>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Den er at skabe den forståelse, som gør de rigtige handlinger mulige.</w:t>
      </w:r>
    </w:p>
    <w:p w14:paraId="2F320845" w14:textId="77777777" w:rsidR="00DA019D" w:rsidRDefault="00DA019D" w:rsidP="00DA019D">
      <w:pPr>
        <w:pStyle w:val="Overskrift2"/>
        <w:autoSpaceDE w:val="0"/>
        <w:autoSpaceDN w:val="0"/>
        <w:adjustRightInd w:val="0"/>
        <w:rPr>
          <w:rFonts w:ascii="AppleSystemUIFont" w:hAnsi="AppleSystemUIFont" w:cs="AppleSystemUIFont"/>
          <w:kern w:val="0"/>
          <w:sz w:val="26"/>
          <w:szCs w:val="26"/>
          <w:lang w:val="da-DK"/>
        </w:rPr>
      </w:pPr>
      <w:r>
        <w:rPr>
          <w:rFonts w:ascii="AppleSystemUIFontBold" w:hAnsi="AppleSystemUIFontBold" w:cs="AppleSystemUIFontBold"/>
          <w:b/>
          <w:bCs/>
          <w:kern w:val="0"/>
          <w:sz w:val="26"/>
          <w:szCs w:val="26"/>
          <w:lang w:val="da-DK"/>
        </w:rPr>
        <w:t>Kerneindsigter</w:t>
      </w:r>
    </w:p>
    <w:p w14:paraId="5582A0C7" w14:textId="77777777" w:rsidR="00DA019D" w:rsidRDefault="00DA019D">
      <w:pPr>
        <w:pStyle w:val="CortexBullet"/>
        <w:keepNext/>
        <w:keepLines/>
        <w:numPr>
          <w:ilvl w:val="0"/>
          <w:numId w:val="7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Intelligens er et middel, ikke et mål.</w:t>
      </w:r>
    </w:p>
    <w:p w14:paraId="0F5ED401" w14:textId="77777777" w:rsidR="00DA019D" w:rsidRDefault="00DA019D">
      <w:pPr>
        <w:pStyle w:val="CortexBullet"/>
        <w:keepNext/>
        <w:keepLines/>
        <w:numPr>
          <w:ilvl w:val="0"/>
          <w:numId w:val="7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Viden bliver først værdifuld, når den omsættes til forståelse.</w:t>
      </w:r>
    </w:p>
    <w:p w14:paraId="43F7D872" w14:textId="77777777" w:rsidR="00DA019D" w:rsidRDefault="00DA019D">
      <w:pPr>
        <w:pStyle w:val="CortexBullet"/>
        <w:keepNext/>
        <w:keepLines/>
        <w:numPr>
          <w:ilvl w:val="0"/>
          <w:numId w:val="7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Klinisk dømmekraft forbinder evidens med menneskelige værdier og ansvar.</w:t>
      </w:r>
    </w:p>
    <w:p w14:paraId="16375C17" w14:textId="77777777" w:rsidR="00DA019D" w:rsidRDefault="00DA019D">
      <w:pPr>
        <w:pStyle w:val="CortexBullet"/>
        <w:keepNext/>
        <w:keepLines/>
        <w:numPr>
          <w:ilvl w:val="0"/>
          <w:numId w:val="7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Et kognitivt system bør vurderes på, om det styrker forståelsen mellem læge og patient.</w:t>
      </w:r>
    </w:p>
    <w:p w14:paraId="64D4AD8E" w14:textId="77777777" w:rsidR="00DA019D" w:rsidRDefault="00DA019D">
      <w:pPr>
        <w:pStyle w:val="CortexBullet"/>
        <w:keepNext w:val="0"/>
        <w:keepLines/>
        <w:numPr>
          <w:ilvl w:val="0"/>
          <w:numId w:val="79"/>
          <w:ilvl w:val="0"/>
          <w:numId w:val="1"/>
        </w:numPr>
        <w:autoSpaceDE w:val="0"/>
        <w:autoSpaceDN w:val="0"/>
        <w:adjustRightInd w:val="0"/>
        <w:spacing w:after="60"/>
        <w:ind w:left="0" w:firstLine="0"/>
        <w:rPr>
          <w:rFonts w:ascii="AppleSystemUIFont" w:hAnsi="AppleSystemUIFont" w:cs="AppleSystemUIFont"/>
          <w:kern w:val="0"/>
          <w:sz w:val="26"/>
          <w:szCs w:val="26"/>
          <w:lang w:val="da-DK"/>
        </w:rPr>
      </w:pPr>
      <w:r>
        <w:rPr>
          <w:rFonts w:ascii="AppleSystemUIFont" w:hAnsi="AppleSystemUIFont" w:cs="AppleSystemUIFont"/>
          <w:kern w:val="0"/>
          <w:sz w:val="26"/>
          <w:szCs w:val="26"/>
          <w:lang w:val="da-DK"/>
        </w:rPr>
        <w:t>Teknologi har først opfyldt sit formål, når den gør menneskelig forståelse dybere.</w:t>
      </w:r>
    </w:p>
    <w:sectPr w:rsidR="00DA019D" w:rsidRPr="006C67F8" w:rsidSect="00817A6A">
      <w:headerReference w:type="default" r:id="rId9"/>
      <w:footerReference w:type="default" r:id="rId10"/>
      <w:pgSz w:w="11900" w:h="16840"/>
      <w:pgMar w:top="1247" w:right="1332" w:bottom="1247" w:left="1332" w:header="624" w:footer="624" w:gutter="0"/>
      <w:cols w:space="708"/>
      <w:docGrid w:linePitch="360"/>
    </w:sectPr>
  </w:body>
</w:document>
</file>

<file path=word/comments.xml><?xml version="1.0" encoding="utf-8"?>
<w:comments xmlns:w="http://schemas.openxmlformats.org/wordprocessingml/2006/main">
  <w:comment w:id="0" w:author="Cortex-redaktionen" w:date="2026-07-21T16:29:27Z">
    <w:p>
      <w:r>
        <w:t>Makrostrukturen er ny. De fem dele synliggør argumentets bevægelse fra klinisk virkelighed over kognitiv støtte og tillid til profession og etik.</w:t>
      </w:r>
    </w:p>
  </w:comment>
  <w:comment w:id="1" w:author="Cortex-redaktionen" w:date="2026-07-21T16:29:27Z">
    <w:p>
      <w:r>
        <w:t>De indledende arbejdsnoter er fjernet fra manuskriptet. Deres stærkeste pointer er allerede integreret i kapitel 0 og vurderes i redaktionsrapporten.</w:t>
      </w:r>
    </w:p>
  </w:comment>
  <w:comment w:id="2" w:author="Cortex-redaktionen" w:date="2026-07-21T16:29:27Z">
    <w:p>
      <w:r>
        <w:t>Kerneindsigter er konsekvent gjort til egentlige punktlister, så hvert kapitel kan bruges som reference ved design- og arkitekturbeslutninger.</w:t>
      </w:r>
    </w:p>
  </w:comment>
  <w:comment w:id="3" w:author="Cortex-redaktionen" w:date="2026-07-21T16:29:27Z">
    <w:p>
      <w:r>
        <w:t>Den oprindelige formulering gjorde arbejdshukommelsen til den eneste reelle flaskehals. Det er filosofisk og empirisk for kategorisk; tid, opmærksomhed, koordinering og systemfriktion virker sammen.</w:t>
      </w:r>
    </w:p>
  </w:comment>
  <w:comment w:id="4" w:author="Cortex-redaktionen" w:date="2026-07-21T16:29:27Z">
    <w:p>
      <w:r>
        <w:t>Dette er et af manuskriptets stærkeste og mest differentierende principper. Rapporten anbefaler, at det omsættes til konkrete lærings- og sikkerhedskrav.</w:t>
      </w:r>
    </w:p>
  </w:comment>
  <w:comment w:id="5" w:author="Cortex-redaktionen" w:date="2026-07-21T16:29:27Z">
    <w:p>
      <w:r>
        <w:t>Dette princip er bevaret, men gentages flere steder. Gentagelsen er meningsfuld som ramme; yderligere komprimering bør ske ved en senere kapitelkonsolidering.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7"/>
      </w:rPr>
      <w:t>CORTEX  ·  FILOSOFISK OG KLINISK FUNDAMENT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B"/>
    <w:multiLevelType w:val="hybridMultilevel"/>
    <w:tmpl w:val="FFFFFFFF"/>
    <w:lvl w:ilvl="0" w:tplc="000003E9">
      <w:start w:val="1"/>
      <w:numFmt w:val="bullet"/>
      <w:lvlText w:val="•"/>
      <w:lvlJc w:val="left"/>
      <w:pPr>
        <w:ind w:left="720" w:hanging="360"/>
      </w:pPr>
    </w:lvl>
    <w:lvl w:ilvl="1" w:tplc="000003E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7"/>
    <w:multiLevelType w:val="hybridMultilevel"/>
    <w:tmpl w:val="FFFFFFFF"/>
    <w:lvl w:ilvl="0" w:tplc="00001B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8"/>
    <w:multiLevelType w:val="hybridMultilevel"/>
    <w:tmpl w:val="FFFFFFFF"/>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A"/>
    <w:multiLevelType w:val="hybridMultilevel"/>
    <w:tmpl w:val="FFFFFFFF"/>
    <w:lvl w:ilvl="0" w:tplc="00001C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B"/>
    <w:multiLevelType w:val="hybridMultilevel"/>
    <w:tmpl w:val="FFFFFFFF"/>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D"/>
    <w:multiLevelType w:val="hybridMultilevel"/>
    <w:tmpl w:val="FFFFFFFF"/>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F"/>
    <w:multiLevelType w:val="hybridMultilevel"/>
    <w:tmpl w:val="FFFFFFFF"/>
    <w:lvl w:ilvl="0" w:tplc="00001E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50"/>
    <w:multiLevelType w:val="hybridMultilevel"/>
    <w:tmpl w:val="FFFFFFFF"/>
    <w:lvl w:ilvl="0" w:tplc="00001E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4"/>
    <w:multiLevelType w:val="hybridMultilevel"/>
    <w:tmpl w:val="FFFFFFFF"/>
    <w:lvl w:ilvl="0" w:tplc="000020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7"/>
    <w:multiLevelType w:val="hybridMultilevel"/>
    <w:tmpl w:val="FFFFFFFF"/>
    <w:lvl w:ilvl="0" w:tplc="000021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13142290">
    <w:abstractNumId w:val="0"/>
  </w:num>
  <w:num w:numId="2" w16cid:durableId="327559672">
    <w:abstractNumId w:val="1"/>
  </w:num>
  <w:num w:numId="3" w16cid:durableId="1006521224">
    <w:abstractNumId w:val="2"/>
  </w:num>
  <w:num w:numId="4" w16cid:durableId="1609700879">
    <w:abstractNumId w:val="3"/>
  </w:num>
  <w:num w:numId="5" w16cid:durableId="678040594">
    <w:abstractNumId w:val="4"/>
  </w:num>
  <w:num w:numId="6" w16cid:durableId="572082466">
    <w:abstractNumId w:val="5"/>
  </w:num>
  <w:num w:numId="7" w16cid:durableId="1581256773">
    <w:abstractNumId w:val="6"/>
  </w:num>
  <w:num w:numId="8" w16cid:durableId="1785685317">
    <w:abstractNumId w:val="7"/>
  </w:num>
  <w:num w:numId="9" w16cid:durableId="1737975361">
    <w:abstractNumId w:val="8"/>
  </w:num>
  <w:num w:numId="10" w16cid:durableId="486090982">
    <w:abstractNumId w:val="9"/>
  </w:num>
  <w:num w:numId="11" w16cid:durableId="892038103">
    <w:abstractNumId w:val="10"/>
  </w:num>
  <w:num w:numId="12" w16cid:durableId="1879079370">
    <w:abstractNumId w:val="11"/>
  </w:num>
  <w:num w:numId="13" w16cid:durableId="204295433">
    <w:abstractNumId w:val="12"/>
  </w:num>
  <w:num w:numId="14" w16cid:durableId="298807959">
    <w:abstractNumId w:val="13"/>
  </w:num>
  <w:num w:numId="15" w16cid:durableId="1302418100">
    <w:abstractNumId w:val="14"/>
  </w:num>
  <w:num w:numId="16" w16cid:durableId="70467136">
    <w:abstractNumId w:val="15"/>
  </w:num>
  <w:num w:numId="17" w16cid:durableId="1450973117">
    <w:abstractNumId w:val="16"/>
  </w:num>
  <w:num w:numId="18" w16cid:durableId="1765952475">
    <w:abstractNumId w:val="17"/>
  </w:num>
  <w:num w:numId="19" w16cid:durableId="1666593522">
    <w:abstractNumId w:val="18"/>
  </w:num>
  <w:num w:numId="20" w16cid:durableId="900018574">
    <w:abstractNumId w:val="19"/>
  </w:num>
  <w:num w:numId="21" w16cid:durableId="1161701172">
    <w:abstractNumId w:val="20"/>
  </w:num>
  <w:num w:numId="22" w16cid:durableId="811799092">
    <w:abstractNumId w:val="21"/>
  </w:num>
  <w:num w:numId="23" w16cid:durableId="221329379">
    <w:abstractNumId w:val="22"/>
  </w:num>
  <w:num w:numId="24" w16cid:durableId="1212811862">
    <w:abstractNumId w:val="23"/>
  </w:num>
  <w:num w:numId="25" w16cid:durableId="765149145">
    <w:abstractNumId w:val="24"/>
  </w:num>
  <w:num w:numId="26" w16cid:durableId="375930937">
    <w:abstractNumId w:val="25"/>
  </w:num>
  <w:num w:numId="27" w16cid:durableId="158738152">
    <w:abstractNumId w:val="26"/>
  </w:num>
  <w:num w:numId="28" w16cid:durableId="960920826">
    <w:abstractNumId w:val="27"/>
  </w:num>
  <w:num w:numId="29" w16cid:durableId="1294753820">
    <w:abstractNumId w:val="28"/>
  </w:num>
  <w:num w:numId="30" w16cid:durableId="1445735322">
    <w:abstractNumId w:val="29"/>
  </w:num>
  <w:num w:numId="31" w16cid:durableId="1948123901">
    <w:abstractNumId w:val="30"/>
  </w:num>
  <w:num w:numId="32" w16cid:durableId="1631206437">
    <w:abstractNumId w:val="31"/>
  </w:num>
  <w:num w:numId="33" w16cid:durableId="343751414">
    <w:abstractNumId w:val="32"/>
  </w:num>
  <w:num w:numId="34" w16cid:durableId="939528450">
    <w:abstractNumId w:val="33"/>
  </w:num>
  <w:num w:numId="35" w16cid:durableId="831679479">
    <w:abstractNumId w:val="34"/>
  </w:num>
  <w:num w:numId="36" w16cid:durableId="997077565">
    <w:abstractNumId w:val="35"/>
  </w:num>
  <w:num w:numId="37" w16cid:durableId="2144734761">
    <w:abstractNumId w:val="36"/>
  </w:num>
  <w:num w:numId="38" w16cid:durableId="1581525810">
    <w:abstractNumId w:val="37"/>
  </w:num>
  <w:num w:numId="39" w16cid:durableId="1366832912">
    <w:abstractNumId w:val="38"/>
  </w:num>
  <w:num w:numId="40" w16cid:durableId="245772949">
    <w:abstractNumId w:val="39"/>
  </w:num>
  <w:num w:numId="41" w16cid:durableId="1263148468">
    <w:abstractNumId w:val="40"/>
  </w:num>
  <w:num w:numId="42" w16cid:durableId="996373378">
    <w:abstractNumId w:val="41"/>
  </w:num>
  <w:num w:numId="43" w16cid:durableId="225605387">
    <w:abstractNumId w:val="42"/>
  </w:num>
  <w:num w:numId="44" w16cid:durableId="901522302">
    <w:abstractNumId w:val="43"/>
  </w:num>
  <w:num w:numId="45" w16cid:durableId="1363481285">
    <w:abstractNumId w:val="44"/>
  </w:num>
  <w:num w:numId="46" w16cid:durableId="947468200">
    <w:abstractNumId w:val="45"/>
  </w:num>
  <w:num w:numId="47" w16cid:durableId="1977176279">
    <w:abstractNumId w:val="46"/>
  </w:num>
  <w:num w:numId="48" w16cid:durableId="510342687">
    <w:abstractNumId w:val="47"/>
  </w:num>
  <w:num w:numId="49" w16cid:durableId="270944097">
    <w:abstractNumId w:val="48"/>
  </w:num>
  <w:num w:numId="50" w16cid:durableId="331881894">
    <w:abstractNumId w:val="49"/>
  </w:num>
  <w:num w:numId="51" w16cid:durableId="743989339">
    <w:abstractNumId w:val="50"/>
  </w:num>
  <w:num w:numId="52" w16cid:durableId="1443956815">
    <w:abstractNumId w:val="51"/>
  </w:num>
  <w:num w:numId="53" w16cid:durableId="2085908021">
    <w:abstractNumId w:val="52"/>
  </w:num>
  <w:num w:numId="54" w16cid:durableId="948513027">
    <w:abstractNumId w:val="53"/>
  </w:num>
  <w:num w:numId="55" w16cid:durableId="293878338">
    <w:abstractNumId w:val="54"/>
  </w:num>
  <w:num w:numId="56" w16cid:durableId="766537744">
    <w:abstractNumId w:val="55"/>
  </w:num>
  <w:num w:numId="57" w16cid:durableId="2008432765">
    <w:abstractNumId w:val="56"/>
  </w:num>
  <w:num w:numId="58" w16cid:durableId="1327124649">
    <w:abstractNumId w:val="57"/>
  </w:num>
  <w:num w:numId="59" w16cid:durableId="532888481">
    <w:abstractNumId w:val="58"/>
  </w:num>
  <w:num w:numId="60" w16cid:durableId="1483235327">
    <w:abstractNumId w:val="59"/>
  </w:num>
  <w:num w:numId="61" w16cid:durableId="234777144">
    <w:abstractNumId w:val="60"/>
  </w:num>
  <w:num w:numId="62" w16cid:durableId="1147169137">
    <w:abstractNumId w:val="61"/>
  </w:num>
  <w:num w:numId="63" w16cid:durableId="1416631872">
    <w:abstractNumId w:val="62"/>
  </w:num>
  <w:num w:numId="64" w16cid:durableId="1265304372">
    <w:abstractNumId w:val="63"/>
  </w:num>
  <w:num w:numId="65" w16cid:durableId="142426631">
    <w:abstractNumId w:val="64"/>
  </w:num>
  <w:num w:numId="66" w16cid:durableId="1310210407">
    <w:abstractNumId w:val="65"/>
  </w:num>
  <w:num w:numId="67" w16cid:durableId="1513108271">
    <w:abstractNumId w:val="66"/>
  </w:num>
  <w:num w:numId="68" w16cid:durableId="1277713783">
    <w:abstractNumId w:val="67"/>
  </w:num>
  <w:num w:numId="69" w16cid:durableId="2014186117">
    <w:abstractNumId w:val="68"/>
  </w:num>
  <w:num w:numId="70" w16cid:durableId="1330208575">
    <w:abstractNumId w:val="69"/>
  </w:num>
  <w:num w:numId="71" w16cid:durableId="968629605">
    <w:abstractNumId w:val="70"/>
  </w:num>
  <w:num w:numId="72" w16cid:durableId="1425802788">
    <w:abstractNumId w:val="71"/>
  </w:num>
  <w:num w:numId="73" w16cid:durableId="1439763494">
    <w:abstractNumId w:val="72"/>
  </w:num>
  <w:num w:numId="74" w16cid:durableId="977076661">
    <w:abstractNumId w:val="73"/>
  </w:num>
  <w:num w:numId="75" w16cid:durableId="561410052">
    <w:abstractNumId w:val="74"/>
  </w:num>
  <w:num w:numId="76" w16cid:durableId="409623976">
    <w:abstractNumId w:val="75"/>
  </w:num>
  <w:num w:numId="77" w16cid:durableId="1368989831">
    <w:abstractNumId w:val="76"/>
  </w:num>
  <w:num w:numId="78" w16cid:durableId="167991521">
    <w:abstractNumId w:val="77"/>
  </w:num>
  <w:num w:numId="79" w16cid:durableId="1933513151">
    <w:abstractNumId w:val="78"/>
  </w:num>
  <w:num w:numId="80" w16cid:durableId="2075467870">
    <w:abstractNumId w:val="79"/>
  </w:num>
  <w:num w:numId="81" w16cid:durableId="1663657475">
    <w:abstractNumId w:val="80"/>
  </w:num>
  <w:num w:numId="82" w16cid:durableId="1513836959">
    <w:abstractNumId w:val="81"/>
  </w:num>
  <w:num w:numId="83" w16cid:durableId="2110813668">
    <w:abstractNumId w:val="82"/>
  </w:num>
  <w:num w:numId="84" w16cid:durableId="1921256453">
    <w:abstractNumId w:val="83"/>
  </w:num>
  <w:num w:numId="85" w16cid:durableId="1039159269">
    <w:abstractNumId w:val="84"/>
  </w:num>
  <w:numIdMacAtCleanup w:val="8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trackRevisions/>
  <w:zoom w:percent="163"/>
  <w:proofState w:spelling="clean" w:grammar="clean"/>
  <w:defaultTabStop w:val="1304"/>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9D"/>
    <w:rsid w:val="000416ED"/>
    <w:rsid w:val="00063268"/>
    <w:rsid w:val="00074262"/>
    <w:rsid w:val="000859FD"/>
    <w:rsid w:val="000A2B8E"/>
    <w:rsid w:val="000B4BD2"/>
    <w:rsid w:val="00102946"/>
    <w:rsid w:val="00104FC0"/>
    <w:rsid w:val="0019254A"/>
    <w:rsid w:val="0019574C"/>
    <w:rsid w:val="001C0B57"/>
    <w:rsid w:val="001D6AF2"/>
    <w:rsid w:val="001F3B56"/>
    <w:rsid w:val="0021715D"/>
    <w:rsid w:val="002270FF"/>
    <w:rsid w:val="002520F2"/>
    <w:rsid w:val="00270B73"/>
    <w:rsid w:val="002E1A9B"/>
    <w:rsid w:val="00330218"/>
    <w:rsid w:val="00385FE9"/>
    <w:rsid w:val="003A6EF0"/>
    <w:rsid w:val="003E3B0D"/>
    <w:rsid w:val="00490C56"/>
    <w:rsid w:val="00492C91"/>
    <w:rsid w:val="004A0C6B"/>
    <w:rsid w:val="004A4D6F"/>
    <w:rsid w:val="004B62A4"/>
    <w:rsid w:val="005024EF"/>
    <w:rsid w:val="00595BAB"/>
    <w:rsid w:val="005A04D5"/>
    <w:rsid w:val="005E6CE8"/>
    <w:rsid w:val="00602717"/>
    <w:rsid w:val="0063376B"/>
    <w:rsid w:val="006677A5"/>
    <w:rsid w:val="00686677"/>
    <w:rsid w:val="006B7CEC"/>
    <w:rsid w:val="006C67F8"/>
    <w:rsid w:val="006D65EC"/>
    <w:rsid w:val="00715F82"/>
    <w:rsid w:val="00774B75"/>
    <w:rsid w:val="00775F37"/>
    <w:rsid w:val="007815B3"/>
    <w:rsid w:val="00817A6A"/>
    <w:rsid w:val="00826939"/>
    <w:rsid w:val="00851A0D"/>
    <w:rsid w:val="008627EE"/>
    <w:rsid w:val="00895B76"/>
    <w:rsid w:val="008A4062"/>
    <w:rsid w:val="00976285"/>
    <w:rsid w:val="00994342"/>
    <w:rsid w:val="009B24D3"/>
    <w:rsid w:val="009D6252"/>
    <w:rsid w:val="009E3C6D"/>
    <w:rsid w:val="009F42E8"/>
    <w:rsid w:val="00A46621"/>
    <w:rsid w:val="00A87F96"/>
    <w:rsid w:val="00AD2F38"/>
    <w:rsid w:val="00B15955"/>
    <w:rsid w:val="00B52752"/>
    <w:rsid w:val="00B84D5D"/>
    <w:rsid w:val="00B93352"/>
    <w:rsid w:val="00BB5108"/>
    <w:rsid w:val="00CB28BA"/>
    <w:rsid w:val="00D329E0"/>
    <w:rsid w:val="00DA019D"/>
    <w:rsid w:val="00DF506D"/>
    <w:rsid w:val="00E50F27"/>
    <w:rsid w:val="00E7506F"/>
    <w:rsid w:val="00EC263D"/>
    <w:rsid w:val="00F22DEA"/>
    <w:rsid w:val="00F35EC3"/>
    <w:rsid w:val="00FB093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5E736E63"/>
  <w15:chartTrackingRefBased/>
  <w15:docId w15:val="{966CB9DB-B7A9-DE40-8DB1-9B1546D9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spacing w:before="0" w:after="100" w:line="269" w:lineRule="auto"/>
    </w:pPr>
    <w:rPr>
      <w:rFonts w:ascii="Aptos" w:hAnsi="Aptos"/>
      <w:b w:val="0"/>
      <w:i w:val="0"/>
      <w:color w:val="202124"/>
      <w:sz w:val="21"/>
      <w:lang w:val="en-US"/>
    </w:rPr>
  </w:style>
  <w:style w:type="paragraph" w:styleId="Overskrift1">
    <w:name w:val="heading 1"/>
    <w:basedOn w:val="Normal"/>
    <w:next w:val="Normal"/>
    <w:link w:val="Overskrift1Tegn"/>
    <w:uiPriority w:val="9"/>
    <w:qFormat/>
    <w:rsid w:val="00DA019D"/>
    <w:pPr>
      <w:keepNext/>
      <w:keepLines/>
      <w:spacing w:before="480" w:after="200"/>
      <w:outlineLvl w:val="0"/>
    </w:pPr>
    <w:rPr>
      <w:rFonts w:asciiTheme="majorHAnsi" w:eastAsiaTheme="majorEastAsia" w:hAnsiTheme="majorHAnsi" w:cstheme="majorBidi" w:ascii="Aptos" w:hAnsi="Aptos"/>
      <w:b/>
      <w:i w:val="0"/>
      <w:color w:val="15324A"/>
      <w:sz w:val="42"/>
      <w:szCs w:val="40"/>
    </w:rPr>
  </w:style>
  <w:style w:type="paragraph" w:styleId="Overskrift2">
    <w:name w:val="heading 2"/>
    <w:basedOn w:val="Normal"/>
    <w:next w:val="Normal"/>
    <w:link w:val="Overskrift2Tegn"/>
    <w:uiPriority w:val="9"/>
    <w:semiHidden/>
    <w:unhideWhenUsed/>
    <w:qFormat/>
    <w:rsid w:val="00DA019D"/>
    <w:pPr>
      <w:keepNext/>
      <w:keepLines/>
      <w:spacing w:before="300" w:after="120"/>
      <w:outlineLvl w:val="1"/>
    </w:pPr>
    <w:rPr>
      <w:rFonts w:asciiTheme="majorHAnsi" w:eastAsiaTheme="majorEastAsia" w:hAnsiTheme="majorHAnsi" w:cstheme="majorBidi" w:ascii="Aptos" w:hAnsi="Aptos"/>
      <w:b/>
      <w:i w:val="0"/>
      <w:color w:val="2C607A"/>
      <w:sz w:val="28"/>
      <w:szCs w:val="32"/>
    </w:rPr>
  </w:style>
  <w:style w:type="paragraph" w:styleId="Overskrift3">
    <w:name w:val="heading 3"/>
    <w:basedOn w:val="Normal"/>
    <w:next w:val="Normal"/>
    <w:link w:val="Overskrift3Tegn"/>
    <w:uiPriority w:val="9"/>
    <w:semiHidden/>
    <w:unhideWhenUsed/>
    <w:qFormat/>
    <w:rsid w:val="00DA019D"/>
    <w:pPr>
      <w:keepNext/>
      <w:keepLines/>
      <w:spacing w:before="200" w:after="80"/>
      <w:outlineLvl w:val="2"/>
    </w:pPr>
    <w:rPr>
      <w:rFonts w:eastAsiaTheme="majorEastAsia" w:cstheme="majorBidi" w:ascii="Aptos" w:hAnsi="Aptos"/>
      <w:b/>
      <w:i w:val="0"/>
      <w:color w:val="2C607A"/>
      <w:sz w:val="23"/>
      <w:szCs w:val="28"/>
    </w:rPr>
  </w:style>
  <w:style w:type="paragraph" w:styleId="Overskrift4">
    <w:name w:val="heading 4"/>
    <w:basedOn w:val="Normal"/>
    <w:next w:val="Normal"/>
    <w:link w:val="Overskrift4Tegn"/>
    <w:uiPriority w:val="9"/>
    <w:semiHidden/>
    <w:unhideWhenUsed/>
    <w:qFormat/>
    <w:rsid w:val="00DA019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A019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A019D"/>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A019D"/>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A019D"/>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A019D"/>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A019D"/>
    <w:rPr>
      <w:rFonts w:asciiTheme="majorHAnsi" w:eastAsiaTheme="majorEastAsia" w:hAnsiTheme="majorHAnsi" w:cstheme="majorBidi"/>
      <w:color w:val="0F4761" w:themeColor="accent1" w:themeShade="BF"/>
      <w:sz w:val="40"/>
      <w:szCs w:val="40"/>
      <w:lang w:val="en-US"/>
    </w:rPr>
  </w:style>
  <w:style w:type="character" w:customStyle="1" w:styleId="Overskrift2Tegn">
    <w:name w:val="Overskrift 2 Tegn"/>
    <w:basedOn w:val="Standardskrifttypeiafsnit"/>
    <w:link w:val="Overskrift2"/>
    <w:uiPriority w:val="9"/>
    <w:semiHidden/>
    <w:rsid w:val="00DA019D"/>
    <w:rPr>
      <w:rFonts w:asciiTheme="majorHAnsi" w:eastAsiaTheme="majorEastAsia" w:hAnsiTheme="majorHAnsi" w:cstheme="majorBidi"/>
      <w:color w:val="0F4761" w:themeColor="accent1" w:themeShade="BF"/>
      <w:sz w:val="32"/>
      <w:szCs w:val="32"/>
      <w:lang w:val="en-US"/>
    </w:rPr>
  </w:style>
  <w:style w:type="character" w:customStyle="1" w:styleId="Overskrift3Tegn">
    <w:name w:val="Overskrift 3 Tegn"/>
    <w:basedOn w:val="Standardskrifttypeiafsnit"/>
    <w:link w:val="Overskrift3"/>
    <w:uiPriority w:val="9"/>
    <w:semiHidden/>
    <w:rsid w:val="00DA019D"/>
    <w:rPr>
      <w:rFonts w:eastAsiaTheme="majorEastAsia" w:cstheme="majorBidi"/>
      <w:color w:val="0F4761" w:themeColor="accent1" w:themeShade="BF"/>
      <w:sz w:val="28"/>
      <w:szCs w:val="28"/>
      <w:lang w:val="en-US"/>
    </w:rPr>
  </w:style>
  <w:style w:type="character" w:customStyle="1" w:styleId="Overskrift4Tegn">
    <w:name w:val="Overskrift 4 Tegn"/>
    <w:basedOn w:val="Standardskrifttypeiafsnit"/>
    <w:link w:val="Overskrift4"/>
    <w:uiPriority w:val="9"/>
    <w:semiHidden/>
    <w:rsid w:val="00DA019D"/>
    <w:rPr>
      <w:rFonts w:eastAsiaTheme="majorEastAsia" w:cstheme="majorBidi"/>
      <w:i/>
      <w:iCs/>
      <w:color w:val="0F4761" w:themeColor="accent1" w:themeShade="BF"/>
      <w:lang w:val="en-US"/>
    </w:rPr>
  </w:style>
  <w:style w:type="character" w:customStyle="1" w:styleId="Overskrift5Tegn">
    <w:name w:val="Overskrift 5 Tegn"/>
    <w:basedOn w:val="Standardskrifttypeiafsnit"/>
    <w:link w:val="Overskrift5"/>
    <w:uiPriority w:val="9"/>
    <w:semiHidden/>
    <w:rsid w:val="00DA019D"/>
    <w:rPr>
      <w:rFonts w:eastAsiaTheme="majorEastAsia" w:cstheme="majorBidi"/>
      <w:color w:val="0F4761" w:themeColor="accent1" w:themeShade="BF"/>
      <w:lang w:val="en-US"/>
    </w:rPr>
  </w:style>
  <w:style w:type="character" w:customStyle="1" w:styleId="Overskrift6Tegn">
    <w:name w:val="Overskrift 6 Tegn"/>
    <w:basedOn w:val="Standardskrifttypeiafsnit"/>
    <w:link w:val="Overskrift6"/>
    <w:uiPriority w:val="9"/>
    <w:semiHidden/>
    <w:rsid w:val="00DA019D"/>
    <w:rPr>
      <w:rFonts w:eastAsiaTheme="majorEastAsia" w:cstheme="majorBidi"/>
      <w:i/>
      <w:iCs/>
      <w:color w:val="595959" w:themeColor="text1" w:themeTint="A6"/>
      <w:lang w:val="en-US"/>
    </w:rPr>
  </w:style>
  <w:style w:type="character" w:customStyle="1" w:styleId="Overskrift7Tegn">
    <w:name w:val="Overskrift 7 Tegn"/>
    <w:basedOn w:val="Standardskrifttypeiafsnit"/>
    <w:link w:val="Overskrift7"/>
    <w:uiPriority w:val="9"/>
    <w:semiHidden/>
    <w:rsid w:val="00DA019D"/>
    <w:rPr>
      <w:rFonts w:eastAsiaTheme="majorEastAsia" w:cstheme="majorBidi"/>
      <w:color w:val="595959" w:themeColor="text1" w:themeTint="A6"/>
      <w:lang w:val="en-US"/>
    </w:rPr>
  </w:style>
  <w:style w:type="character" w:customStyle="1" w:styleId="Overskrift8Tegn">
    <w:name w:val="Overskrift 8 Tegn"/>
    <w:basedOn w:val="Standardskrifttypeiafsnit"/>
    <w:link w:val="Overskrift8"/>
    <w:uiPriority w:val="9"/>
    <w:semiHidden/>
    <w:rsid w:val="00DA019D"/>
    <w:rPr>
      <w:rFonts w:eastAsiaTheme="majorEastAsia" w:cstheme="majorBidi"/>
      <w:i/>
      <w:iCs/>
      <w:color w:val="272727" w:themeColor="text1" w:themeTint="D8"/>
      <w:lang w:val="en-US"/>
    </w:rPr>
  </w:style>
  <w:style w:type="character" w:customStyle="1" w:styleId="Overskrift9Tegn">
    <w:name w:val="Overskrift 9 Tegn"/>
    <w:basedOn w:val="Standardskrifttypeiafsnit"/>
    <w:link w:val="Overskrift9"/>
    <w:uiPriority w:val="9"/>
    <w:semiHidden/>
    <w:rsid w:val="00DA019D"/>
    <w:rPr>
      <w:rFonts w:eastAsiaTheme="majorEastAsia" w:cstheme="majorBidi"/>
      <w:color w:val="272727" w:themeColor="text1" w:themeTint="D8"/>
      <w:lang w:val="en-US"/>
    </w:rPr>
  </w:style>
  <w:style w:type="paragraph" w:styleId="Titel">
    <w:name w:val="Title"/>
    <w:basedOn w:val="Normal"/>
    <w:next w:val="Normal"/>
    <w:link w:val="TitelTegn"/>
    <w:uiPriority w:val="10"/>
    <w:qFormat/>
    <w:rsid w:val="00DA019D"/>
    <w:pPr>
      <w:keepNext/>
      <w:spacing w:after="200" w:before="0"/>
      <w:contextualSpacing/>
    </w:pPr>
    <w:rPr>
      <w:rFonts w:asciiTheme="majorHAnsi" w:eastAsiaTheme="majorEastAsia" w:hAnsiTheme="majorHAnsi" w:cstheme="majorBidi" w:ascii="Aptos" w:hAnsi="Aptos"/>
      <w:b/>
      <w:i w:val="0"/>
      <w:color w:val="15324A"/>
      <w:spacing w:val="-10"/>
      <w:kern w:val="28"/>
      <w:sz w:val="60"/>
      <w:szCs w:val="56"/>
    </w:rPr>
  </w:style>
  <w:style w:type="character" w:customStyle="1" w:styleId="TitelTegn">
    <w:name w:val="Titel Tegn"/>
    <w:basedOn w:val="Standardskrifttypeiafsnit"/>
    <w:link w:val="Titel"/>
    <w:uiPriority w:val="10"/>
    <w:rsid w:val="00DA019D"/>
    <w:rPr>
      <w:rFonts w:asciiTheme="majorHAnsi" w:eastAsiaTheme="majorEastAsia" w:hAnsiTheme="majorHAnsi" w:cstheme="majorBidi"/>
      <w:spacing w:val="-10"/>
      <w:kern w:val="28"/>
      <w:sz w:val="56"/>
      <w:szCs w:val="56"/>
      <w:lang w:val="en-US"/>
    </w:rPr>
  </w:style>
  <w:style w:type="paragraph" w:styleId="Undertitel">
    <w:name w:val="Subtitle"/>
    <w:basedOn w:val="Normal"/>
    <w:next w:val="Normal"/>
    <w:link w:val="UndertitelTegn"/>
    <w:uiPriority w:val="11"/>
    <w:qFormat/>
    <w:rsid w:val="00DA019D"/>
    <w:pPr>
      <w:keepNext/>
      <w:numPr>
        <w:ilvl w:val="1"/>
      </w:numPr>
      <w:spacing w:after="360" w:before="0"/>
    </w:pPr>
    <w:rPr>
      <w:rFonts w:eastAsiaTheme="majorEastAsia" w:cstheme="majorBidi" w:ascii="Aptos" w:hAnsi="Aptos"/>
      <w:b w:val="0"/>
      <w:i/>
      <w:color w:val="52606D"/>
      <w:spacing w:val="15"/>
      <w:sz w:val="26"/>
      <w:szCs w:val="28"/>
    </w:rPr>
  </w:style>
  <w:style w:type="character" w:customStyle="1" w:styleId="UndertitelTegn">
    <w:name w:val="Undertitel Tegn"/>
    <w:basedOn w:val="Standardskrifttypeiafsnit"/>
    <w:link w:val="Undertitel"/>
    <w:uiPriority w:val="11"/>
    <w:rsid w:val="00DA019D"/>
    <w:rPr>
      <w:rFonts w:eastAsiaTheme="majorEastAsia" w:cstheme="majorBidi"/>
      <w:color w:val="595959" w:themeColor="text1" w:themeTint="A6"/>
      <w:spacing w:val="15"/>
      <w:sz w:val="28"/>
      <w:szCs w:val="28"/>
      <w:lang w:val="en-US"/>
    </w:rPr>
  </w:style>
  <w:style w:type="paragraph" w:styleId="Citat">
    <w:name w:val="Quote"/>
    <w:basedOn w:val="Normal"/>
    <w:next w:val="Normal"/>
    <w:link w:val="CitatTegn"/>
    <w:uiPriority w:val="29"/>
    <w:qFormat/>
    <w:rsid w:val="00DA019D"/>
    <w:pPr>
      <w:keepNext w:val="0"/>
      <w:spacing w:before="60" w:after="240"/>
      <w:jc w:val="center"/>
    </w:pPr>
    <w:rPr>
      <w:rFonts w:ascii="Aptos" w:hAnsi="Aptos"/>
      <w:b w:val="0"/>
      <w:i/>
      <w:iCs/>
      <w:color w:val="52606D"/>
      <w:sz w:val="23"/>
    </w:rPr>
  </w:style>
  <w:style w:type="character" w:customStyle="1" w:styleId="CitatTegn">
    <w:name w:val="Citat Tegn"/>
    <w:basedOn w:val="Standardskrifttypeiafsnit"/>
    <w:link w:val="Citat"/>
    <w:uiPriority w:val="29"/>
    <w:rsid w:val="00DA019D"/>
    <w:rPr>
      <w:i/>
      <w:iCs/>
      <w:color w:val="404040" w:themeColor="text1" w:themeTint="BF"/>
      <w:lang w:val="en-US"/>
    </w:rPr>
  </w:style>
  <w:style w:type="paragraph" w:styleId="Listeafsnit">
    <w:name w:val="List Paragraph"/>
    <w:basedOn w:val="Normal"/>
    <w:uiPriority w:val="34"/>
    <w:qFormat/>
    <w:rsid w:val="00DA019D"/>
    <w:pPr>
      <w:ind w:left="720"/>
      <w:contextualSpacing/>
    </w:pPr>
  </w:style>
  <w:style w:type="character" w:styleId="Kraftigfremhvning">
    <w:name w:val="Intense Emphasis"/>
    <w:basedOn w:val="Standardskrifttypeiafsnit"/>
    <w:uiPriority w:val="21"/>
    <w:qFormat/>
    <w:rsid w:val="00DA019D"/>
    <w:rPr>
      <w:i/>
      <w:iCs/>
      <w:color w:val="0F4761" w:themeColor="accent1" w:themeShade="BF"/>
    </w:rPr>
  </w:style>
  <w:style w:type="paragraph" w:styleId="Strktcitat">
    <w:name w:val="Intense Quote"/>
    <w:basedOn w:val="Normal"/>
    <w:next w:val="Normal"/>
    <w:link w:val="StrktcitatTegn"/>
    <w:uiPriority w:val="30"/>
    <w:qFormat/>
    <w:rsid w:val="00DA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A019D"/>
    <w:rPr>
      <w:i/>
      <w:iCs/>
      <w:color w:val="0F4761" w:themeColor="accent1" w:themeShade="BF"/>
      <w:lang w:val="en-US"/>
    </w:rPr>
  </w:style>
  <w:style w:type="character" w:styleId="Kraftighenvisning">
    <w:name w:val="Intense Reference"/>
    <w:basedOn w:val="Standardskrifttypeiafsnit"/>
    <w:uiPriority w:val="32"/>
    <w:qFormat/>
    <w:rsid w:val="00DA019D"/>
    <w:rPr>
      <w:b/>
      <w:bCs/>
      <w:smallCaps/>
      <w:color w:val="0F4761" w:themeColor="accent1" w:themeShade="BF"/>
      <w:spacing w:val="5"/>
    </w:rPr>
  </w:style>
  <w:style w:type="paragraph" w:styleId="Ingenafstand">
    <w:name w:val="No Spacing"/>
    <w:uiPriority w:val="1"/>
    <w:qFormat/>
    <w:rsid w:val="00DA019D"/>
    <w:rPr>
      <w:lang w:val="en-US"/>
    </w:rPr>
  </w:style>
  <w:style w:type="paragraph" w:customStyle="1" w:styleId="Part">
    <w:name w:val="Part"/>
    <w:basedOn w:val="Overskrift1"/>
    <w:pPr>
      <w:keepNext/>
      <w:pageBreakBefore/>
      <w:spacing w:before="0" w:after="400"/>
    </w:pPr>
    <w:rPr>
      <w:rFonts w:ascii="Aptos" w:hAnsi="Aptos"/>
      <w:b/>
      <w:color w:val="FFFFFF"/>
      <w:sz w:val="48"/>
    </w:rPr>
  </w:style>
  <w:style w:type="paragraph" w:customStyle="1" w:styleId="ChapterEpigraph">
    <w:name w:val="Chapter Epigraph"/>
    <w:basedOn w:val="Citat"/>
    <w:pPr>
      <w:ind w:left="454" w:right="454"/>
    </w:pPr>
  </w:style>
  <w:style w:type="paragraph" w:customStyle="1" w:styleId="CortexBullet">
    <w:name w:val="Cortex Bullet"/>
    <w:basedOn w:val="Normal"/>
    <w:pPr>
      <w:ind w:left="397"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3082119/?utm_source=chatgpt.com" TargetMode="External"/><Relationship Id="rId5" Type="http://schemas.openxmlformats.org/officeDocument/2006/relationships/hyperlink" Target="https://pmc.ncbi.nlm.nih.gov/articles/PMC13082119/?utm_source=chatgpt.com" TargetMode="Externa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121</Pages>
  <Words>22185</Words>
  <Characters>128900</Characters>
  <Application>Microsoft Office Word</Application>
  <DocSecurity>0</DocSecurity>
  <Lines>5156</Lines>
  <Paragraphs>3975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 filosofi – redigeret manuskript</dc:title>
  <dc:subject>Filosofisk og klinisk fundament for Cortex</dc:subject>
  <dc:creator>Daniel Balsby</dc:creator>
  <cp:keywords/>
  <dc:description>Hovedredigeret juli 2026. Originalfilen er bevaret urørt.</dc:description>
  <cp:lastModifiedBy>Daniel Balsby</cp:lastModifiedBy>
  <cp:revision>2</cp:revision>
  <dcterms:created xsi:type="dcterms:W3CDTF">2026-07-21T16:01:00Z</dcterms:created>
  <dcterms:modified xsi:type="dcterms:W3CDTF">2026-07-21T16:09:00Z</dcterms:modified>
</cp:coreProperties>
</file>